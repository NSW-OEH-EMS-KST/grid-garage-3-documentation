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943AA9" w:rsidRPr="00D004D0" w:rsidRDefault="00943AA9" w:rsidP="009C128E">
                            <w:pPr>
                              <w:jc w:val="center"/>
                              <w:rPr>
                                <w:rFonts w:asciiTheme="majorHAnsi" w:hAnsiTheme="majorHAnsi" w:cstheme="majorHAnsi"/>
                                <w:b/>
                                <w:color w:val="000000" w:themeColor="text1"/>
                                <w:sz w:val="20"/>
                                <w:szCs w:val="20"/>
                              </w:rPr>
                            </w:pPr>
                          </w:p>
                          <w:p w14:paraId="00E47055" w14:textId="0BE55625" w:rsidR="00943AA9" w:rsidRDefault="00943AA9"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943AA9" w:rsidRPr="003E3B36" w:rsidRDefault="00943AA9"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943AA9" w:rsidRPr="008F09D2" w:rsidRDefault="00943AA9"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943AA9" w:rsidRPr="008F09D2" w:rsidRDefault="00943AA9"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943AA9" w:rsidRPr="007F0323" w:rsidRDefault="00943AA9">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943AA9" w:rsidRPr="00D004D0" w:rsidRDefault="00943AA9" w:rsidP="009C128E">
                      <w:pPr>
                        <w:jc w:val="center"/>
                        <w:rPr>
                          <w:rFonts w:asciiTheme="majorHAnsi" w:hAnsiTheme="majorHAnsi" w:cstheme="majorHAnsi"/>
                          <w:b/>
                          <w:color w:val="000000" w:themeColor="text1"/>
                          <w:sz w:val="20"/>
                          <w:szCs w:val="20"/>
                        </w:rPr>
                      </w:pPr>
                    </w:p>
                    <w:p w14:paraId="00E47055" w14:textId="0BE55625" w:rsidR="00943AA9" w:rsidRDefault="00943AA9"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943AA9" w:rsidRPr="003E3B36" w:rsidRDefault="00943AA9"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943AA9" w:rsidRPr="008F09D2" w:rsidRDefault="00943AA9"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943AA9" w:rsidRPr="008F09D2" w:rsidRDefault="00943AA9"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943AA9" w:rsidRPr="007F0323" w:rsidRDefault="00943AA9">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41BE8792"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w:t>
      </w:r>
      <w:r w:rsidR="009A0BD9" w:rsidRPr="009F6C94">
        <w:rPr>
          <w:lang w:val="en-US"/>
        </w:rPr>
        <w:t>license</w:t>
      </w:r>
      <w:r w:rsidRPr="009F6C94">
        <w:rPr>
          <w:lang w:val="en-US"/>
        </w:rPr>
        <w:t xml:space="preserv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 xml:space="preserve">ArcGIS, </w:t>
      </w:r>
      <w:proofErr w:type="spellStart"/>
      <w:r w:rsidRPr="009F6C94">
        <w:rPr>
          <w:rFonts w:eastAsiaTheme="minorHAnsi"/>
          <w:lang w:eastAsia="en-US"/>
        </w:rPr>
        <w:t>ArcInfo</w:t>
      </w:r>
      <w:proofErr w:type="spellEnd"/>
      <w:r w:rsidRPr="009F6C94">
        <w:rPr>
          <w:rFonts w:eastAsiaTheme="minorHAnsi"/>
          <w:lang w:eastAsia="en-US"/>
        </w:rPr>
        <w:t xml:space="preserve">, ArcSDE, </w:t>
      </w:r>
      <w:proofErr w:type="spellStart"/>
      <w:r w:rsidRPr="009F6C94">
        <w:rPr>
          <w:rFonts w:eastAsiaTheme="minorHAnsi"/>
          <w:lang w:eastAsia="en-US"/>
        </w:rPr>
        <w:t>ArcCatalog</w:t>
      </w:r>
      <w:proofErr w:type="spellEnd"/>
      <w:r w:rsidRPr="009F6C94">
        <w:rPr>
          <w:rFonts w:eastAsiaTheme="minorHAnsi"/>
          <w:lang w:eastAsia="en-US"/>
        </w:rPr>
        <w:t xml:space="preserve">, </w:t>
      </w:r>
      <w:proofErr w:type="spellStart"/>
      <w:r w:rsidRPr="009F6C94">
        <w:rPr>
          <w:rFonts w:eastAsiaTheme="minorHAnsi"/>
          <w:lang w:eastAsia="en-US"/>
        </w:rPr>
        <w:t>ArcEditor</w:t>
      </w:r>
      <w:proofErr w:type="spellEnd"/>
      <w:r w:rsidRPr="009F6C94">
        <w:rPr>
          <w:rFonts w:eastAsiaTheme="minorHAnsi"/>
          <w:lang w:eastAsia="en-US"/>
        </w:rPr>
        <w:t xml:space="preserve">, ArcMap, </w:t>
      </w:r>
      <w:proofErr w:type="spellStart"/>
      <w:r w:rsidRPr="009F6C94">
        <w:rPr>
          <w:rFonts w:eastAsiaTheme="minorHAnsi"/>
          <w:lang w:eastAsia="en-US"/>
        </w:rPr>
        <w:t>ArcToolbox</w:t>
      </w:r>
      <w:proofErr w:type="spellEnd"/>
      <w:r w:rsidRPr="009F6C94">
        <w:rPr>
          <w:rFonts w:eastAsiaTheme="minorHAnsi"/>
          <w:lang w:eastAsia="en-US"/>
        </w:rPr>
        <w:t xml:space="preserve">, </w:t>
      </w:r>
      <w:proofErr w:type="spellStart"/>
      <w:r w:rsidRPr="009F6C94">
        <w:rPr>
          <w:rFonts w:eastAsiaTheme="minorHAnsi"/>
          <w:lang w:eastAsia="en-US"/>
        </w:rPr>
        <w:t>ArcPress</w:t>
      </w:r>
      <w:proofErr w:type="spellEnd"/>
      <w:r w:rsidRPr="009F6C94">
        <w:rPr>
          <w:rFonts w:eastAsiaTheme="minorHAnsi"/>
          <w:lang w:eastAsia="en-US"/>
        </w:rPr>
        <w:t xml:space="preserve">, </w:t>
      </w:r>
      <w:proofErr w:type="spellStart"/>
      <w:r w:rsidRPr="009F6C94">
        <w:rPr>
          <w:rFonts w:eastAsiaTheme="minorHAnsi"/>
          <w:lang w:eastAsia="en-US"/>
        </w:rPr>
        <w:t>ArcIMS</w:t>
      </w:r>
      <w:proofErr w:type="spellEnd"/>
      <w:r w:rsidRPr="009F6C94">
        <w:rPr>
          <w:rFonts w:eastAsiaTheme="minorHAnsi"/>
          <w:lang w:eastAsia="en-US"/>
        </w:rPr>
        <w:t>, 3D Analyst</w:t>
      </w:r>
      <w:r w:rsidR="0014745C">
        <w:rPr>
          <w:rFonts w:eastAsiaTheme="minorHAnsi"/>
          <w:lang w:eastAsia="en-US"/>
        </w:rPr>
        <w:t xml:space="preserve"> and</w:t>
      </w:r>
      <w:r w:rsidRPr="009F6C94">
        <w:rPr>
          <w:rFonts w:eastAsiaTheme="minorHAnsi"/>
          <w:lang w:eastAsia="en-US"/>
        </w:rPr>
        <w:t xml:space="preserve"> </w:t>
      </w:r>
      <w:proofErr w:type="spellStart"/>
      <w:r w:rsidR="0014745C">
        <w:rPr>
          <w:rFonts w:eastAsiaTheme="minorHAnsi"/>
          <w:lang w:eastAsia="en-US"/>
        </w:rPr>
        <w:t>ModelBuilder</w:t>
      </w:r>
      <w:proofErr w:type="spellEnd"/>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 xml:space="preserve">by </w:t>
      </w:r>
      <w:proofErr w:type="spellStart"/>
      <w:r w:rsidR="003E3B36" w:rsidRPr="002D28A5">
        <w:rPr>
          <w:lang w:val="en-US"/>
        </w:rPr>
        <w:t>mt</w:t>
      </w:r>
      <w:r w:rsidR="008053E0" w:rsidRPr="002D28A5">
        <w:rPr>
          <w:lang w:val="en-US"/>
        </w:rPr>
        <w:t>neer_man</w:t>
      </w:r>
      <w:proofErr w:type="spellEnd"/>
      <w:r w:rsidR="008053E0" w:rsidRPr="002D28A5">
        <w:rPr>
          <w:lang w:val="en-US"/>
        </w:rPr>
        <w:t xml:space="preserve">,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3ED75337" w:rsidR="00515850" w:rsidRPr="00E91E3E" w:rsidRDefault="00515850">
            <w:pPr>
              <w:rPr>
                <w:sz w:val="20"/>
                <w:szCs w:val="20"/>
              </w:rPr>
            </w:pPr>
            <w:r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6F8EB439" w:rsidR="00026127" w:rsidRPr="00E91E3E" w:rsidRDefault="00E91E3E">
            <w:pPr>
              <w:rPr>
                <w:sz w:val="20"/>
                <w:szCs w:val="20"/>
              </w:rPr>
            </w:pPr>
            <w:r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1B31BDDA" w:rsidR="00334041" w:rsidRPr="00E91E3E" w:rsidRDefault="006D2F32">
            <w:pPr>
              <w:rPr>
                <w:sz w:val="20"/>
                <w:szCs w:val="20"/>
              </w:rPr>
            </w:pP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342BB667" w:rsidR="00241319" w:rsidRDefault="00AD2FA0" w:rsidP="00AD2FA0">
            <w:pPr>
              <w:rPr>
                <w:sz w:val="20"/>
                <w:szCs w:val="20"/>
              </w:rPr>
            </w:pPr>
            <w:r>
              <w:rPr>
                <w:sz w:val="20"/>
                <w:szCs w:val="20"/>
              </w:rPr>
              <w:t>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proofErr w:type="spellStart"/>
            <w:r>
              <w:rPr>
                <w:sz w:val="20"/>
                <w:szCs w:val="20"/>
              </w:rPr>
              <w:t>Arjan</w:t>
            </w:r>
            <w:proofErr w:type="spellEnd"/>
            <w:r>
              <w:rPr>
                <w:sz w:val="20"/>
                <w:szCs w:val="20"/>
              </w:rPr>
              <w:t xml:space="preserve"> </w:t>
            </w:r>
            <w:proofErr w:type="spellStart"/>
            <w:r w:rsidR="00750179">
              <w:rPr>
                <w:sz w:val="20"/>
                <w:szCs w:val="20"/>
              </w:rPr>
              <w:t>Wilkie</w:t>
            </w:r>
            <w:proofErr w:type="spellEnd"/>
            <w:r w:rsidR="00CF757F">
              <w:rPr>
                <w:sz w:val="20"/>
                <w:szCs w:val="20"/>
              </w:rPr>
              <w:t xml:space="preserve"> and Andrew Steed.</w:t>
            </w:r>
          </w:p>
        </w:tc>
      </w:tr>
      <w:tr w:rsidR="00902F20" w14:paraId="6B294224" w14:textId="77777777" w:rsidTr="00515850">
        <w:tc>
          <w:tcPr>
            <w:tcW w:w="1282" w:type="dxa"/>
          </w:tcPr>
          <w:p w14:paraId="5FCBBB1D" w14:textId="0E5FA22F" w:rsidR="00902F20" w:rsidRDefault="00943AA9" w:rsidP="00AD2FA0">
            <w:pPr>
              <w:rPr>
                <w:sz w:val="20"/>
                <w:szCs w:val="20"/>
              </w:rPr>
            </w:pPr>
            <w:r>
              <w:rPr>
                <w:sz w:val="20"/>
                <w:szCs w:val="20"/>
              </w:rPr>
              <w:t>2.02</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02F58813" w:rsidR="00F71CDD" w:rsidRDefault="00F71CDD" w:rsidP="00AD2FA0">
            <w:pPr>
              <w:rPr>
                <w:sz w:val="20"/>
                <w:szCs w:val="20"/>
              </w:rPr>
            </w:pPr>
            <w:r>
              <w:rPr>
                <w:sz w:val="20"/>
                <w:szCs w:val="20"/>
              </w:rPr>
              <w:t>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r w:rsidR="00943AA9" w14:paraId="08CB0FFA" w14:textId="77777777" w:rsidTr="00515850">
        <w:trPr>
          <w:ins w:id="0" w:author="Tom Barrett" w:date="2017-05-05T09:27:00Z"/>
        </w:trPr>
        <w:tc>
          <w:tcPr>
            <w:tcW w:w="1282" w:type="dxa"/>
          </w:tcPr>
          <w:p w14:paraId="5F6441F6" w14:textId="2071FA73" w:rsidR="00943AA9" w:rsidRDefault="00943AA9" w:rsidP="00AD2FA0">
            <w:pPr>
              <w:rPr>
                <w:ins w:id="1" w:author="Tom Barrett" w:date="2017-05-05T09:27:00Z"/>
                <w:sz w:val="20"/>
                <w:szCs w:val="20"/>
              </w:rPr>
            </w:pPr>
            <w:r>
              <w:rPr>
                <w:sz w:val="20"/>
                <w:szCs w:val="20"/>
              </w:rPr>
              <w:t>3.02</w:t>
            </w:r>
          </w:p>
        </w:tc>
        <w:tc>
          <w:tcPr>
            <w:tcW w:w="1329" w:type="dxa"/>
          </w:tcPr>
          <w:p w14:paraId="244362BF" w14:textId="2E1FC87A" w:rsidR="00943AA9" w:rsidRDefault="00943AA9" w:rsidP="00241319">
            <w:pPr>
              <w:rPr>
                <w:ins w:id="2" w:author="Tom Barrett" w:date="2017-05-05T09:27:00Z"/>
                <w:sz w:val="20"/>
                <w:szCs w:val="20"/>
              </w:rPr>
            </w:pPr>
            <w:r>
              <w:rPr>
                <w:sz w:val="20"/>
                <w:szCs w:val="20"/>
              </w:rPr>
              <w:t>05/05/2017</w:t>
            </w:r>
          </w:p>
        </w:tc>
        <w:tc>
          <w:tcPr>
            <w:tcW w:w="1383" w:type="dxa"/>
          </w:tcPr>
          <w:p w14:paraId="482FEDD6" w14:textId="145AC884" w:rsidR="00943AA9" w:rsidRDefault="00943AA9" w:rsidP="00241319">
            <w:pPr>
              <w:rPr>
                <w:ins w:id="3" w:author="Tom Barrett" w:date="2017-05-05T09:27:00Z"/>
                <w:sz w:val="20"/>
                <w:szCs w:val="20"/>
              </w:rPr>
            </w:pPr>
            <w:r>
              <w:rPr>
                <w:sz w:val="20"/>
                <w:szCs w:val="20"/>
              </w:rPr>
              <w:t>Tom Barrett</w:t>
            </w:r>
          </w:p>
        </w:tc>
        <w:tc>
          <w:tcPr>
            <w:tcW w:w="9468" w:type="dxa"/>
          </w:tcPr>
          <w:p w14:paraId="71C40A46" w14:textId="79CB1B69" w:rsidR="00943AA9" w:rsidRDefault="00943AA9" w:rsidP="00AD2FA0">
            <w:pPr>
              <w:rPr>
                <w:ins w:id="4" w:author="Tom Barrett" w:date="2017-05-05T09:27:00Z"/>
                <w:sz w:val="20"/>
                <w:szCs w:val="20"/>
              </w:rPr>
            </w:pPr>
            <w:r>
              <w:rPr>
                <w:sz w:val="20"/>
                <w:szCs w:val="20"/>
              </w:rPr>
              <w:t>Final revision to reflect all changes introduced in GG V3.0.0</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5" w:name="_Toc476903379"/>
      <w:r>
        <w:t>Acknowledgements</w:t>
      </w:r>
      <w:bookmarkEnd w:id="5"/>
    </w:p>
    <w:p w14:paraId="79E01E55" w14:textId="6D1F5203" w:rsidR="00AA377F" w:rsidRDefault="00075F93" w:rsidP="00075F93">
      <w:r>
        <w:t xml:space="preserve">We thank the following Grid Garage beta testers who provided valuable feedback on the tools and the user </w:t>
      </w:r>
      <w:r w:rsidR="00236165">
        <w:t>guide, including:</w:t>
      </w:r>
      <w:r w:rsidRPr="0066032C">
        <w:t xml:space="preserve"> </w:t>
      </w:r>
      <w:r w:rsidR="00AD2FA0">
        <w:t xml:space="preserve">Louise Goggin, </w:t>
      </w:r>
      <w:r>
        <w:t>Dymphna Javier</w:t>
      </w:r>
      <w:r w:rsidR="00CF757F">
        <w:t xml:space="preserve">, </w:t>
      </w:r>
      <w:proofErr w:type="spellStart"/>
      <w:r w:rsidR="00750179">
        <w:t>Arjan</w:t>
      </w:r>
      <w:proofErr w:type="spellEnd"/>
      <w:r w:rsidR="00750179">
        <w:t xml:space="preserve"> </w:t>
      </w:r>
      <w:proofErr w:type="spellStart"/>
      <w:r w:rsidR="00750179">
        <w:t>Wilkie</w:t>
      </w:r>
      <w:proofErr w:type="spellEnd"/>
      <w:r w:rsidR="00AA377F">
        <w:t xml:space="preserve">, </w:t>
      </w:r>
      <w:r w:rsidR="00CF757F">
        <w:t>Andrew Steed</w:t>
      </w:r>
      <w:r w:rsidR="00AA377F">
        <w:t xml:space="preserve"> and Jon Thorne</w:t>
      </w:r>
      <w:r w:rsidR="00750179">
        <w:t xml:space="preserve">. The software development component </w:t>
      </w:r>
      <w:r>
        <w:t xml:space="preserve">was funded by </w:t>
      </w:r>
      <w:r w:rsidR="00943AA9">
        <w:t xml:space="preserve">various sources including Western Local Land Services and </w:t>
      </w:r>
      <w:r>
        <w:t>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4053ACEF" w14:textId="77777777" w:rsidR="001D0228"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76903379" w:history="1">
        <w:r w:rsidR="001D0228" w:rsidRPr="00971470">
          <w:rPr>
            <w:rStyle w:val="Hyperlink"/>
            <w:noProof/>
          </w:rPr>
          <w:t>Acknowledgements</w:t>
        </w:r>
        <w:r w:rsidR="001D0228">
          <w:rPr>
            <w:noProof/>
            <w:webHidden/>
          </w:rPr>
          <w:tab/>
        </w:r>
        <w:r w:rsidR="001D0228">
          <w:rPr>
            <w:noProof/>
            <w:webHidden/>
          </w:rPr>
          <w:fldChar w:fldCharType="begin"/>
        </w:r>
        <w:r w:rsidR="001D0228">
          <w:rPr>
            <w:noProof/>
            <w:webHidden/>
          </w:rPr>
          <w:instrText xml:space="preserve"> PAGEREF _Toc476903379 \h </w:instrText>
        </w:r>
        <w:r w:rsidR="001D0228">
          <w:rPr>
            <w:noProof/>
            <w:webHidden/>
          </w:rPr>
        </w:r>
        <w:r w:rsidR="001D0228">
          <w:rPr>
            <w:noProof/>
            <w:webHidden/>
          </w:rPr>
          <w:fldChar w:fldCharType="separate"/>
        </w:r>
        <w:r w:rsidR="001D0228">
          <w:rPr>
            <w:noProof/>
            <w:webHidden/>
          </w:rPr>
          <w:t>2</w:t>
        </w:r>
        <w:r w:rsidR="001D0228">
          <w:rPr>
            <w:noProof/>
            <w:webHidden/>
          </w:rPr>
          <w:fldChar w:fldCharType="end"/>
        </w:r>
      </w:hyperlink>
    </w:p>
    <w:p w14:paraId="651E278F" w14:textId="77777777" w:rsidR="001D0228" w:rsidRDefault="00943AA9">
      <w:pPr>
        <w:pStyle w:val="TOC1"/>
        <w:tabs>
          <w:tab w:val="left" w:pos="440"/>
          <w:tab w:val="right" w:leader="dot" w:pos="13948"/>
        </w:tabs>
        <w:rPr>
          <w:rFonts w:asciiTheme="minorHAnsi" w:eastAsiaTheme="minorEastAsia" w:hAnsiTheme="minorHAnsi" w:cstheme="minorBidi"/>
          <w:noProof/>
          <w:sz w:val="22"/>
          <w:szCs w:val="22"/>
        </w:rPr>
      </w:pPr>
      <w:hyperlink w:anchor="_Toc476903380" w:history="1">
        <w:r w:rsidR="001D0228" w:rsidRPr="00971470">
          <w:rPr>
            <w:rStyle w:val="Hyperlink"/>
            <w:noProof/>
          </w:rPr>
          <w:t>1</w:t>
        </w:r>
        <w:r w:rsidR="001D0228">
          <w:rPr>
            <w:rFonts w:asciiTheme="minorHAnsi" w:eastAsiaTheme="minorEastAsia" w:hAnsiTheme="minorHAnsi" w:cstheme="minorBidi"/>
            <w:noProof/>
            <w:sz w:val="22"/>
            <w:szCs w:val="22"/>
          </w:rPr>
          <w:tab/>
        </w:r>
        <w:r w:rsidR="001D0228" w:rsidRPr="00971470">
          <w:rPr>
            <w:rStyle w:val="Hyperlink"/>
            <w:noProof/>
          </w:rPr>
          <w:t>Why use the Grid Garage Toobox?</w:t>
        </w:r>
        <w:r w:rsidR="001D0228">
          <w:rPr>
            <w:noProof/>
            <w:webHidden/>
          </w:rPr>
          <w:tab/>
        </w:r>
        <w:r w:rsidR="001D0228">
          <w:rPr>
            <w:noProof/>
            <w:webHidden/>
          </w:rPr>
          <w:fldChar w:fldCharType="begin"/>
        </w:r>
        <w:r w:rsidR="001D0228">
          <w:rPr>
            <w:noProof/>
            <w:webHidden/>
          </w:rPr>
          <w:instrText xml:space="preserve"> PAGEREF _Toc476903380 \h </w:instrText>
        </w:r>
        <w:r w:rsidR="001D0228">
          <w:rPr>
            <w:noProof/>
            <w:webHidden/>
          </w:rPr>
        </w:r>
        <w:r w:rsidR="001D0228">
          <w:rPr>
            <w:noProof/>
            <w:webHidden/>
          </w:rPr>
          <w:fldChar w:fldCharType="separate"/>
        </w:r>
        <w:r w:rsidR="001D0228">
          <w:rPr>
            <w:noProof/>
            <w:webHidden/>
          </w:rPr>
          <w:t>6</w:t>
        </w:r>
        <w:r w:rsidR="001D0228">
          <w:rPr>
            <w:noProof/>
            <w:webHidden/>
          </w:rPr>
          <w:fldChar w:fldCharType="end"/>
        </w:r>
      </w:hyperlink>
    </w:p>
    <w:p w14:paraId="50E097E1" w14:textId="77777777" w:rsidR="001D0228" w:rsidRDefault="00943AA9">
      <w:pPr>
        <w:pStyle w:val="TOC1"/>
        <w:tabs>
          <w:tab w:val="left" w:pos="440"/>
          <w:tab w:val="right" w:leader="dot" w:pos="13948"/>
        </w:tabs>
        <w:rPr>
          <w:rFonts w:asciiTheme="minorHAnsi" w:eastAsiaTheme="minorEastAsia" w:hAnsiTheme="minorHAnsi" w:cstheme="minorBidi"/>
          <w:noProof/>
          <w:sz w:val="22"/>
          <w:szCs w:val="22"/>
        </w:rPr>
      </w:pPr>
      <w:hyperlink w:anchor="_Toc476903381" w:history="1">
        <w:r w:rsidR="001D0228" w:rsidRPr="00971470">
          <w:rPr>
            <w:rStyle w:val="Hyperlink"/>
            <w:noProof/>
          </w:rPr>
          <w:t>2</w:t>
        </w:r>
        <w:r w:rsidR="001D0228">
          <w:rPr>
            <w:rFonts w:asciiTheme="minorHAnsi" w:eastAsiaTheme="minorEastAsia" w:hAnsiTheme="minorHAnsi" w:cstheme="minorBidi"/>
            <w:noProof/>
            <w:sz w:val="22"/>
            <w:szCs w:val="22"/>
          </w:rPr>
          <w:tab/>
        </w:r>
        <w:r w:rsidR="001D0228" w:rsidRPr="00971470">
          <w:rPr>
            <w:rStyle w:val="Hyperlink"/>
            <w:noProof/>
          </w:rPr>
          <w:t>Using the Grid Garage Tools</w:t>
        </w:r>
        <w:r w:rsidR="001D0228">
          <w:rPr>
            <w:noProof/>
            <w:webHidden/>
          </w:rPr>
          <w:tab/>
        </w:r>
        <w:r w:rsidR="001D0228">
          <w:rPr>
            <w:noProof/>
            <w:webHidden/>
          </w:rPr>
          <w:fldChar w:fldCharType="begin"/>
        </w:r>
        <w:r w:rsidR="001D0228">
          <w:rPr>
            <w:noProof/>
            <w:webHidden/>
          </w:rPr>
          <w:instrText xml:space="preserve"> PAGEREF _Toc476903381 \h </w:instrText>
        </w:r>
        <w:r w:rsidR="001D0228">
          <w:rPr>
            <w:noProof/>
            <w:webHidden/>
          </w:rPr>
        </w:r>
        <w:r w:rsidR="001D0228">
          <w:rPr>
            <w:noProof/>
            <w:webHidden/>
          </w:rPr>
          <w:fldChar w:fldCharType="separate"/>
        </w:r>
        <w:r w:rsidR="001D0228">
          <w:rPr>
            <w:noProof/>
            <w:webHidden/>
          </w:rPr>
          <w:t>7</w:t>
        </w:r>
        <w:r w:rsidR="001D0228">
          <w:rPr>
            <w:noProof/>
            <w:webHidden/>
          </w:rPr>
          <w:fldChar w:fldCharType="end"/>
        </w:r>
      </w:hyperlink>
    </w:p>
    <w:p w14:paraId="532F610A" w14:textId="77777777" w:rsidR="001D0228" w:rsidRDefault="00943AA9">
      <w:pPr>
        <w:pStyle w:val="TOC2"/>
        <w:rPr>
          <w:rFonts w:asciiTheme="minorHAnsi" w:eastAsiaTheme="minorEastAsia" w:hAnsiTheme="minorHAnsi" w:cstheme="minorBidi"/>
          <w:noProof/>
          <w:sz w:val="22"/>
          <w:szCs w:val="22"/>
        </w:rPr>
      </w:pPr>
      <w:hyperlink w:anchor="_Toc476903382" w:history="1">
        <w:r w:rsidR="001D0228" w:rsidRPr="00971470">
          <w:rPr>
            <w:rStyle w:val="Hyperlink"/>
            <w:noProof/>
          </w:rPr>
          <w:t>2.1</w:t>
        </w:r>
        <w:r w:rsidR="001D0228">
          <w:rPr>
            <w:rFonts w:asciiTheme="minorHAnsi" w:eastAsiaTheme="minorEastAsia" w:hAnsiTheme="minorHAnsi" w:cstheme="minorBidi"/>
            <w:noProof/>
            <w:sz w:val="22"/>
            <w:szCs w:val="22"/>
          </w:rPr>
          <w:tab/>
        </w:r>
        <w:r w:rsidR="001D0228" w:rsidRPr="00971470">
          <w:rPr>
            <w:rStyle w:val="Hyperlink"/>
            <w:noProof/>
          </w:rPr>
          <w:t>Adding Grid Garage to the ArcMap ArcToolbox</w:t>
        </w:r>
        <w:r w:rsidR="001D0228">
          <w:rPr>
            <w:noProof/>
            <w:webHidden/>
          </w:rPr>
          <w:tab/>
        </w:r>
        <w:r w:rsidR="001D0228">
          <w:rPr>
            <w:noProof/>
            <w:webHidden/>
          </w:rPr>
          <w:fldChar w:fldCharType="begin"/>
        </w:r>
        <w:r w:rsidR="001D0228">
          <w:rPr>
            <w:noProof/>
            <w:webHidden/>
          </w:rPr>
          <w:instrText xml:space="preserve"> PAGEREF _Toc476903382 \h </w:instrText>
        </w:r>
        <w:r w:rsidR="001D0228">
          <w:rPr>
            <w:noProof/>
            <w:webHidden/>
          </w:rPr>
        </w:r>
        <w:r w:rsidR="001D0228">
          <w:rPr>
            <w:noProof/>
            <w:webHidden/>
          </w:rPr>
          <w:fldChar w:fldCharType="separate"/>
        </w:r>
        <w:r w:rsidR="001D0228">
          <w:rPr>
            <w:noProof/>
            <w:webHidden/>
          </w:rPr>
          <w:t>7</w:t>
        </w:r>
        <w:r w:rsidR="001D0228">
          <w:rPr>
            <w:noProof/>
            <w:webHidden/>
          </w:rPr>
          <w:fldChar w:fldCharType="end"/>
        </w:r>
      </w:hyperlink>
    </w:p>
    <w:p w14:paraId="5BAA8F5A" w14:textId="77777777" w:rsidR="001D0228" w:rsidRDefault="00943AA9">
      <w:pPr>
        <w:pStyle w:val="TOC2"/>
        <w:rPr>
          <w:rFonts w:asciiTheme="minorHAnsi" w:eastAsiaTheme="minorEastAsia" w:hAnsiTheme="minorHAnsi" w:cstheme="minorBidi"/>
          <w:noProof/>
          <w:sz w:val="22"/>
          <w:szCs w:val="22"/>
        </w:rPr>
      </w:pPr>
      <w:hyperlink w:anchor="_Toc476903383" w:history="1">
        <w:r w:rsidR="001D0228" w:rsidRPr="00971470">
          <w:rPr>
            <w:rStyle w:val="Hyperlink"/>
            <w:noProof/>
          </w:rPr>
          <w:t>2.2</w:t>
        </w:r>
        <w:r w:rsidR="001D0228">
          <w:rPr>
            <w:rFonts w:asciiTheme="minorHAnsi" w:eastAsiaTheme="minorEastAsia" w:hAnsiTheme="minorHAnsi" w:cstheme="minorBidi"/>
            <w:noProof/>
            <w:sz w:val="22"/>
            <w:szCs w:val="22"/>
          </w:rPr>
          <w:tab/>
        </w:r>
        <w:r w:rsidR="001D0228" w:rsidRPr="00971470">
          <w:rPr>
            <w:rStyle w:val="Hyperlink"/>
            <w:noProof/>
          </w:rPr>
          <w:t>How does Grid Garage work?</w:t>
        </w:r>
        <w:r w:rsidR="001D0228">
          <w:rPr>
            <w:noProof/>
            <w:webHidden/>
          </w:rPr>
          <w:tab/>
        </w:r>
        <w:r w:rsidR="001D0228">
          <w:rPr>
            <w:noProof/>
            <w:webHidden/>
          </w:rPr>
          <w:fldChar w:fldCharType="begin"/>
        </w:r>
        <w:r w:rsidR="001D0228">
          <w:rPr>
            <w:noProof/>
            <w:webHidden/>
          </w:rPr>
          <w:instrText xml:space="preserve"> PAGEREF _Toc476903383 \h </w:instrText>
        </w:r>
        <w:r w:rsidR="001D0228">
          <w:rPr>
            <w:noProof/>
            <w:webHidden/>
          </w:rPr>
        </w:r>
        <w:r w:rsidR="001D0228">
          <w:rPr>
            <w:noProof/>
            <w:webHidden/>
          </w:rPr>
          <w:fldChar w:fldCharType="separate"/>
        </w:r>
        <w:r w:rsidR="001D0228">
          <w:rPr>
            <w:noProof/>
            <w:webHidden/>
          </w:rPr>
          <w:t>7</w:t>
        </w:r>
        <w:r w:rsidR="001D0228">
          <w:rPr>
            <w:noProof/>
            <w:webHidden/>
          </w:rPr>
          <w:fldChar w:fldCharType="end"/>
        </w:r>
      </w:hyperlink>
    </w:p>
    <w:p w14:paraId="394A5DEA"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384" w:history="1">
        <w:r w:rsidR="001D0228" w:rsidRPr="00971470">
          <w:rPr>
            <w:rStyle w:val="Hyperlink"/>
            <w:noProof/>
          </w:rPr>
          <w:t>2.2.1</w:t>
        </w:r>
        <w:r w:rsidR="001D0228">
          <w:rPr>
            <w:rFonts w:asciiTheme="minorHAnsi" w:eastAsiaTheme="minorEastAsia" w:hAnsiTheme="minorHAnsi" w:cstheme="minorBidi"/>
            <w:noProof/>
            <w:sz w:val="22"/>
            <w:szCs w:val="22"/>
          </w:rPr>
          <w:tab/>
        </w:r>
        <w:r w:rsidR="001D0228" w:rsidRPr="00971470">
          <w:rPr>
            <w:rStyle w:val="Hyperlink"/>
            <w:noProof/>
          </w:rPr>
          <w:t>Input and output tables</w:t>
        </w:r>
        <w:r w:rsidR="001D0228">
          <w:rPr>
            <w:noProof/>
            <w:webHidden/>
          </w:rPr>
          <w:tab/>
        </w:r>
        <w:r w:rsidR="001D0228">
          <w:rPr>
            <w:noProof/>
            <w:webHidden/>
          </w:rPr>
          <w:fldChar w:fldCharType="begin"/>
        </w:r>
        <w:r w:rsidR="001D0228">
          <w:rPr>
            <w:noProof/>
            <w:webHidden/>
          </w:rPr>
          <w:instrText xml:space="preserve"> PAGEREF _Toc476903384 \h </w:instrText>
        </w:r>
        <w:r w:rsidR="001D0228">
          <w:rPr>
            <w:noProof/>
            <w:webHidden/>
          </w:rPr>
        </w:r>
        <w:r w:rsidR="001D0228">
          <w:rPr>
            <w:noProof/>
            <w:webHidden/>
          </w:rPr>
          <w:fldChar w:fldCharType="separate"/>
        </w:r>
        <w:r w:rsidR="001D0228">
          <w:rPr>
            <w:noProof/>
            <w:webHidden/>
          </w:rPr>
          <w:t>7</w:t>
        </w:r>
        <w:r w:rsidR="001D0228">
          <w:rPr>
            <w:noProof/>
            <w:webHidden/>
          </w:rPr>
          <w:fldChar w:fldCharType="end"/>
        </w:r>
      </w:hyperlink>
    </w:p>
    <w:p w14:paraId="7501BB43"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385" w:history="1">
        <w:r w:rsidR="001D0228" w:rsidRPr="00971470">
          <w:rPr>
            <w:rStyle w:val="Hyperlink"/>
            <w:noProof/>
          </w:rPr>
          <w:t>2.2.2</w:t>
        </w:r>
        <w:r w:rsidR="001D0228">
          <w:rPr>
            <w:rFonts w:asciiTheme="minorHAnsi" w:eastAsiaTheme="minorEastAsia" w:hAnsiTheme="minorHAnsi" w:cstheme="minorBidi"/>
            <w:noProof/>
            <w:sz w:val="22"/>
            <w:szCs w:val="22"/>
          </w:rPr>
          <w:tab/>
        </w:r>
        <w:r w:rsidR="001D0228" w:rsidRPr="00971470">
          <w:rPr>
            <w:rStyle w:val="Hyperlink"/>
            <w:noProof/>
          </w:rPr>
          <w:t>Geodata outputs</w:t>
        </w:r>
        <w:r w:rsidR="001D0228">
          <w:rPr>
            <w:noProof/>
            <w:webHidden/>
          </w:rPr>
          <w:tab/>
        </w:r>
        <w:r w:rsidR="001D0228">
          <w:rPr>
            <w:noProof/>
            <w:webHidden/>
          </w:rPr>
          <w:fldChar w:fldCharType="begin"/>
        </w:r>
        <w:r w:rsidR="001D0228">
          <w:rPr>
            <w:noProof/>
            <w:webHidden/>
          </w:rPr>
          <w:instrText xml:space="preserve"> PAGEREF _Toc476903385 \h </w:instrText>
        </w:r>
        <w:r w:rsidR="001D0228">
          <w:rPr>
            <w:noProof/>
            <w:webHidden/>
          </w:rPr>
        </w:r>
        <w:r w:rsidR="001D0228">
          <w:rPr>
            <w:noProof/>
            <w:webHidden/>
          </w:rPr>
          <w:fldChar w:fldCharType="separate"/>
        </w:r>
        <w:r w:rsidR="001D0228">
          <w:rPr>
            <w:noProof/>
            <w:webHidden/>
          </w:rPr>
          <w:t>11</w:t>
        </w:r>
        <w:r w:rsidR="001D0228">
          <w:rPr>
            <w:noProof/>
            <w:webHidden/>
          </w:rPr>
          <w:fldChar w:fldCharType="end"/>
        </w:r>
      </w:hyperlink>
    </w:p>
    <w:p w14:paraId="5E79F0B3"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386" w:history="1">
        <w:r w:rsidR="001D0228" w:rsidRPr="00971470">
          <w:rPr>
            <w:rStyle w:val="Hyperlink"/>
            <w:noProof/>
          </w:rPr>
          <w:t>2.2.3</w:t>
        </w:r>
        <w:r w:rsidR="001D0228">
          <w:rPr>
            <w:rFonts w:asciiTheme="minorHAnsi" w:eastAsiaTheme="minorEastAsia" w:hAnsiTheme="minorHAnsi" w:cstheme="minorBidi"/>
            <w:noProof/>
            <w:sz w:val="22"/>
            <w:szCs w:val="22"/>
          </w:rPr>
          <w:tab/>
        </w:r>
        <w:r w:rsidR="001D0228" w:rsidRPr="00971470">
          <w:rPr>
            <w:rStyle w:val="Hyperlink"/>
            <w:noProof/>
          </w:rPr>
          <w:t>Setting up the Geoprocessing Environment</w:t>
        </w:r>
        <w:r w:rsidR="001D0228">
          <w:rPr>
            <w:noProof/>
            <w:webHidden/>
          </w:rPr>
          <w:tab/>
        </w:r>
        <w:r w:rsidR="001D0228">
          <w:rPr>
            <w:noProof/>
            <w:webHidden/>
          </w:rPr>
          <w:fldChar w:fldCharType="begin"/>
        </w:r>
        <w:r w:rsidR="001D0228">
          <w:rPr>
            <w:noProof/>
            <w:webHidden/>
          </w:rPr>
          <w:instrText xml:space="preserve"> PAGEREF _Toc476903386 \h </w:instrText>
        </w:r>
        <w:r w:rsidR="001D0228">
          <w:rPr>
            <w:noProof/>
            <w:webHidden/>
          </w:rPr>
        </w:r>
        <w:r w:rsidR="001D0228">
          <w:rPr>
            <w:noProof/>
            <w:webHidden/>
          </w:rPr>
          <w:fldChar w:fldCharType="separate"/>
        </w:r>
        <w:r w:rsidR="001D0228">
          <w:rPr>
            <w:noProof/>
            <w:webHidden/>
          </w:rPr>
          <w:t>11</w:t>
        </w:r>
        <w:r w:rsidR="001D0228">
          <w:rPr>
            <w:noProof/>
            <w:webHidden/>
          </w:rPr>
          <w:fldChar w:fldCharType="end"/>
        </w:r>
      </w:hyperlink>
    </w:p>
    <w:p w14:paraId="0713EA82"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387" w:history="1">
        <w:r w:rsidR="001D0228" w:rsidRPr="00971470">
          <w:rPr>
            <w:rStyle w:val="Hyperlink"/>
            <w:noProof/>
          </w:rPr>
          <w:t>2.2.4</w:t>
        </w:r>
        <w:r w:rsidR="001D0228">
          <w:rPr>
            <w:rFonts w:asciiTheme="minorHAnsi" w:eastAsiaTheme="minorEastAsia" w:hAnsiTheme="minorHAnsi" w:cstheme="minorBidi"/>
            <w:noProof/>
            <w:sz w:val="22"/>
            <w:szCs w:val="22"/>
          </w:rPr>
          <w:tab/>
        </w:r>
        <w:r w:rsidR="001D0228" w:rsidRPr="00971470">
          <w:rPr>
            <w:rStyle w:val="Hyperlink"/>
            <w:noProof/>
          </w:rPr>
          <w:t>Dealing with errors and crashes</w:t>
        </w:r>
        <w:r w:rsidR="001D0228">
          <w:rPr>
            <w:noProof/>
            <w:webHidden/>
          </w:rPr>
          <w:tab/>
        </w:r>
        <w:r w:rsidR="001D0228">
          <w:rPr>
            <w:noProof/>
            <w:webHidden/>
          </w:rPr>
          <w:fldChar w:fldCharType="begin"/>
        </w:r>
        <w:r w:rsidR="001D0228">
          <w:rPr>
            <w:noProof/>
            <w:webHidden/>
          </w:rPr>
          <w:instrText xml:space="preserve"> PAGEREF _Toc476903387 \h </w:instrText>
        </w:r>
        <w:r w:rsidR="001D0228">
          <w:rPr>
            <w:noProof/>
            <w:webHidden/>
          </w:rPr>
        </w:r>
        <w:r w:rsidR="001D0228">
          <w:rPr>
            <w:noProof/>
            <w:webHidden/>
          </w:rPr>
          <w:fldChar w:fldCharType="separate"/>
        </w:r>
        <w:r w:rsidR="001D0228">
          <w:rPr>
            <w:noProof/>
            <w:webHidden/>
          </w:rPr>
          <w:t>11</w:t>
        </w:r>
        <w:r w:rsidR="001D0228">
          <w:rPr>
            <w:noProof/>
            <w:webHidden/>
          </w:rPr>
          <w:fldChar w:fldCharType="end"/>
        </w:r>
      </w:hyperlink>
    </w:p>
    <w:p w14:paraId="22182AC9" w14:textId="77777777" w:rsidR="001D0228" w:rsidRDefault="00943AA9">
      <w:pPr>
        <w:pStyle w:val="TOC1"/>
        <w:tabs>
          <w:tab w:val="left" w:pos="440"/>
          <w:tab w:val="right" w:leader="dot" w:pos="13948"/>
        </w:tabs>
        <w:rPr>
          <w:rFonts w:asciiTheme="minorHAnsi" w:eastAsiaTheme="minorEastAsia" w:hAnsiTheme="minorHAnsi" w:cstheme="minorBidi"/>
          <w:noProof/>
          <w:sz w:val="22"/>
          <w:szCs w:val="22"/>
        </w:rPr>
      </w:pPr>
      <w:hyperlink w:anchor="_Toc476903388" w:history="1">
        <w:r w:rsidR="001D0228" w:rsidRPr="00971470">
          <w:rPr>
            <w:rStyle w:val="Hyperlink"/>
            <w:noProof/>
          </w:rPr>
          <w:t>3</w:t>
        </w:r>
        <w:r w:rsidR="001D0228">
          <w:rPr>
            <w:rFonts w:asciiTheme="minorHAnsi" w:eastAsiaTheme="minorEastAsia" w:hAnsiTheme="minorHAnsi" w:cstheme="minorBidi"/>
            <w:noProof/>
            <w:sz w:val="22"/>
            <w:szCs w:val="22"/>
          </w:rPr>
          <w:tab/>
        </w:r>
        <w:r w:rsidR="001D0228" w:rsidRPr="00971470">
          <w:rPr>
            <w:rStyle w:val="Hyperlink"/>
            <w:noProof/>
          </w:rPr>
          <w:t>Using Grid Garage tools in ArcGIS ModelBuilder</w:t>
        </w:r>
        <w:r w:rsidR="001D0228">
          <w:rPr>
            <w:noProof/>
            <w:webHidden/>
          </w:rPr>
          <w:tab/>
        </w:r>
        <w:r w:rsidR="001D0228">
          <w:rPr>
            <w:noProof/>
            <w:webHidden/>
          </w:rPr>
          <w:fldChar w:fldCharType="begin"/>
        </w:r>
        <w:r w:rsidR="001D0228">
          <w:rPr>
            <w:noProof/>
            <w:webHidden/>
          </w:rPr>
          <w:instrText xml:space="preserve"> PAGEREF _Toc476903388 \h </w:instrText>
        </w:r>
        <w:r w:rsidR="001D0228">
          <w:rPr>
            <w:noProof/>
            <w:webHidden/>
          </w:rPr>
        </w:r>
        <w:r w:rsidR="001D0228">
          <w:rPr>
            <w:noProof/>
            <w:webHidden/>
          </w:rPr>
          <w:fldChar w:fldCharType="separate"/>
        </w:r>
        <w:r w:rsidR="001D0228">
          <w:rPr>
            <w:noProof/>
            <w:webHidden/>
          </w:rPr>
          <w:t>12</w:t>
        </w:r>
        <w:r w:rsidR="001D0228">
          <w:rPr>
            <w:noProof/>
            <w:webHidden/>
          </w:rPr>
          <w:fldChar w:fldCharType="end"/>
        </w:r>
      </w:hyperlink>
    </w:p>
    <w:p w14:paraId="142E2548" w14:textId="77777777" w:rsidR="001D0228" w:rsidRDefault="00943AA9">
      <w:pPr>
        <w:pStyle w:val="TOC2"/>
        <w:rPr>
          <w:rFonts w:asciiTheme="minorHAnsi" w:eastAsiaTheme="minorEastAsia" w:hAnsiTheme="minorHAnsi" w:cstheme="minorBidi"/>
          <w:noProof/>
          <w:sz w:val="22"/>
          <w:szCs w:val="22"/>
        </w:rPr>
      </w:pPr>
      <w:hyperlink w:anchor="_Toc476903389" w:history="1">
        <w:r w:rsidR="001D0228" w:rsidRPr="00971470">
          <w:rPr>
            <w:rStyle w:val="Hyperlink"/>
            <w:noProof/>
          </w:rPr>
          <w:t>3.1</w:t>
        </w:r>
        <w:r w:rsidR="001D0228">
          <w:rPr>
            <w:rFonts w:asciiTheme="minorHAnsi" w:eastAsiaTheme="minorEastAsia" w:hAnsiTheme="minorHAnsi" w:cstheme="minorBidi"/>
            <w:noProof/>
            <w:sz w:val="22"/>
            <w:szCs w:val="22"/>
          </w:rPr>
          <w:tab/>
        </w:r>
        <w:r w:rsidR="001D0228" w:rsidRPr="00971470">
          <w:rPr>
            <w:rStyle w:val="Hyperlink"/>
            <w:noProof/>
          </w:rPr>
          <w:t>Overview</w:t>
        </w:r>
        <w:r w:rsidR="001D0228">
          <w:rPr>
            <w:noProof/>
            <w:webHidden/>
          </w:rPr>
          <w:tab/>
        </w:r>
        <w:r w:rsidR="001D0228">
          <w:rPr>
            <w:noProof/>
            <w:webHidden/>
          </w:rPr>
          <w:fldChar w:fldCharType="begin"/>
        </w:r>
        <w:r w:rsidR="001D0228">
          <w:rPr>
            <w:noProof/>
            <w:webHidden/>
          </w:rPr>
          <w:instrText xml:space="preserve"> PAGEREF _Toc476903389 \h </w:instrText>
        </w:r>
        <w:r w:rsidR="001D0228">
          <w:rPr>
            <w:noProof/>
            <w:webHidden/>
          </w:rPr>
        </w:r>
        <w:r w:rsidR="001D0228">
          <w:rPr>
            <w:noProof/>
            <w:webHidden/>
          </w:rPr>
          <w:fldChar w:fldCharType="separate"/>
        </w:r>
        <w:r w:rsidR="001D0228">
          <w:rPr>
            <w:noProof/>
            <w:webHidden/>
          </w:rPr>
          <w:t>12</w:t>
        </w:r>
        <w:r w:rsidR="001D0228">
          <w:rPr>
            <w:noProof/>
            <w:webHidden/>
          </w:rPr>
          <w:fldChar w:fldCharType="end"/>
        </w:r>
      </w:hyperlink>
    </w:p>
    <w:p w14:paraId="495900D7"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390" w:history="1">
        <w:r w:rsidR="001D0228" w:rsidRPr="00971470">
          <w:rPr>
            <w:rStyle w:val="Hyperlink"/>
            <w:noProof/>
          </w:rPr>
          <w:t>3.1.1</w:t>
        </w:r>
        <w:r w:rsidR="001D0228">
          <w:rPr>
            <w:rFonts w:asciiTheme="minorHAnsi" w:eastAsiaTheme="minorEastAsia" w:hAnsiTheme="minorHAnsi" w:cstheme="minorBidi"/>
            <w:noProof/>
            <w:sz w:val="22"/>
            <w:szCs w:val="22"/>
          </w:rPr>
          <w:tab/>
        </w:r>
        <w:r w:rsidR="001D0228" w:rsidRPr="00971470">
          <w:rPr>
            <w:rStyle w:val="Hyperlink"/>
            <w:noProof/>
          </w:rPr>
          <w:t>Linking multiple Grid Garage tools</w:t>
        </w:r>
        <w:r w:rsidR="001D0228">
          <w:rPr>
            <w:noProof/>
            <w:webHidden/>
          </w:rPr>
          <w:tab/>
        </w:r>
        <w:r w:rsidR="001D0228">
          <w:rPr>
            <w:noProof/>
            <w:webHidden/>
          </w:rPr>
          <w:fldChar w:fldCharType="begin"/>
        </w:r>
        <w:r w:rsidR="001D0228">
          <w:rPr>
            <w:noProof/>
            <w:webHidden/>
          </w:rPr>
          <w:instrText xml:space="preserve"> PAGEREF _Toc476903390 \h </w:instrText>
        </w:r>
        <w:r w:rsidR="001D0228">
          <w:rPr>
            <w:noProof/>
            <w:webHidden/>
          </w:rPr>
        </w:r>
        <w:r w:rsidR="001D0228">
          <w:rPr>
            <w:noProof/>
            <w:webHidden/>
          </w:rPr>
          <w:fldChar w:fldCharType="separate"/>
        </w:r>
        <w:r w:rsidR="001D0228">
          <w:rPr>
            <w:noProof/>
            <w:webHidden/>
          </w:rPr>
          <w:t>12</w:t>
        </w:r>
        <w:r w:rsidR="001D0228">
          <w:rPr>
            <w:noProof/>
            <w:webHidden/>
          </w:rPr>
          <w:fldChar w:fldCharType="end"/>
        </w:r>
      </w:hyperlink>
    </w:p>
    <w:p w14:paraId="76820F18" w14:textId="77777777" w:rsidR="001D0228" w:rsidRDefault="00943AA9">
      <w:pPr>
        <w:pStyle w:val="TOC1"/>
        <w:tabs>
          <w:tab w:val="left" w:pos="440"/>
          <w:tab w:val="right" w:leader="dot" w:pos="13948"/>
        </w:tabs>
        <w:rPr>
          <w:rFonts w:asciiTheme="minorHAnsi" w:eastAsiaTheme="minorEastAsia" w:hAnsiTheme="minorHAnsi" w:cstheme="minorBidi"/>
          <w:noProof/>
          <w:sz w:val="22"/>
          <w:szCs w:val="22"/>
        </w:rPr>
      </w:pPr>
      <w:hyperlink w:anchor="_Toc476903391" w:history="1">
        <w:r w:rsidR="001D0228" w:rsidRPr="00971470">
          <w:rPr>
            <w:rStyle w:val="Hyperlink"/>
            <w:noProof/>
          </w:rPr>
          <w:t>4</w:t>
        </w:r>
        <w:r w:rsidR="001D0228">
          <w:rPr>
            <w:rFonts w:asciiTheme="minorHAnsi" w:eastAsiaTheme="minorEastAsia" w:hAnsiTheme="minorHAnsi" w:cstheme="minorBidi"/>
            <w:noProof/>
            <w:sz w:val="22"/>
            <w:szCs w:val="22"/>
          </w:rPr>
          <w:tab/>
        </w:r>
        <w:r w:rsidR="001D0228" w:rsidRPr="00971470">
          <w:rPr>
            <w:rStyle w:val="Hyperlink"/>
            <w:noProof/>
          </w:rPr>
          <w:t>Tutorials</w:t>
        </w:r>
        <w:r w:rsidR="001D0228">
          <w:rPr>
            <w:noProof/>
            <w:webHidden/>
          </w:rPr>
          <w:tab/>
        </w:r>
        <w:r w:rsidR="001D0228">
          <w:rPr>
            <w:noProof/>
            <w:webHidden/>
          </w:rPr>
          <w:fldChar w:fldCharType="begin"/>
        </w:r>
        <w:r w:rsidR="001D0228">
          <w:rPr>
            <w:noProof/>
            <w:webHidden/>
          </w:rPr>
          <w:instrText xml:space="preserve"> PAGEREF _Toc476903391 \h </w:instrText>
        </w:r>
        <w:r w:rsidR="001D0228">
          <w:rPr>
            <w:noProof/>
            <w:webHidden/>
          </w:rPr>
        </w:r>
        <w:r w:rsidR="001D0228">
          <w:rPr>
            <w:noProof/>
            <w:webHidden/>
          </w:rPr>
          <w:fldChar w:fldCharType="separate"/>
        </w:r>
        <w:r w:rsidR="001D0228">
          <w:rPr>
            <w:noProof/>
            <w:webHidden/>
          </w:rPr>
          <w:t>13</w:t>
        </w:r>
        <w:r w:rsidR="001D0228">
          <w:rPr>
            <w:noProof/>
            <w:webHidden/>
          </w:rPr>
          <w:fldChar w:fldCharType="end"/>
        </w:r>
      </w:hyperlink>
    </w:p>
    <w:p w14:paraId="768A077F" w14:textId="77777777" w:rsidR="001D0228" w:rsidRDefault="00943AA9">
      <w:pPr>
        <w:pStyle w:val="TOC2"/>
        <w:rPr>
          <w:rFonts w:asciiTheme="minorHAnsi" w:eastAsiaTheme="minorEastAsia" w:hAnsiTheme="minorHAnsi" w:cstheme="minorBidi"/>
          <w:noProof/>
          <w:sz w:val="22"/>
          <w:szCs w:val="22"/>
        </w:rPr>
      </w:pPr>
      <w:hyperlink w:anchor="_Toc476903392" w:history="1">
        <w:r w:rsidR="001D0228" w:rsidRPr="00971470">
          <w:rPr>
            <w:rStyle w:val="Hyperlink"/>
            <w:noProof/>
          </w:rPr>
          <w:t>4.1</w:t>
        </w:r>
        <w:r w:rsidR="001D0228">
          <w:rPr>
            <w:rFonts w:asciiTheme="minorHAnsi" w:eastAsiaTheme="minorEastAsia" w:hAnsiTheme="minorHAnsi" w:cstheme="minorBidi"/>
            <w:noProof/>
            <w:sz w:val="22"/>
            <w:szCs w:val="22"/>
          </w:rPr>
          <w:tab/>
        </w:r>
        <w:r w:rsidR="001D0228" w:rsidRPr="00971470">
          <w:rPr>
            <w:rStyle w:val="Hyperlink"/>
            <w:noProof/>
          </w:rPr>
          <w:t>Sample geodata</w:t>
        </w:r>
        <w:r w:rsidR="001D0228">
          <w:rPr>
            <w:noProof/>
            <w:webHidden/>
          </w:rPr>
          <w:tab/>
        </w:r>
        <w:r w:rsidR="001D0228">
          <w:rPr>
            <w:noProof/>
            <w:webHidden/>
          </w:rPr>
          <w:fldChar w:fldCharType="begin"/>
        </w:r>
        <w:r w:rsidR="001D0228">
          <w:rPr>
            <w:noProof/>
            <w:webHidden/>
          </w:rPr>
          <w:instrText xml:space="preserve"> PAGEREF _Toc476903392 \h </w:instrText>
        </w:r>
        <w:r w:rsidR="001D0228">
          <w:rPr>
            <w:noProof/>
            <w:webHidden/>
          </w:rPr>
        </w:r>
        <w:r w:rsidR="001D0228">
          <w:rPr>
            <w:noProof/>
            <w:webHidden/>
          </w:rPr>
          <w:fldChar w:fldCharType="separate"/>
        </w:r>
        <w:r w:rsidR="001D0228">
          <w:rPr>
            <w:noProof/>
            <w:webHidden/>
          </w:rPr>
          <w:t>13</w:t>
        </w:r>
        <w:r w:rsidR="001D0228">
          <w:rPr>
            <w:noProof/>
            <w:webHidden/>
          </w:rPr>
          <w:fldChar w:fldCharType="end"/>
        </w:r>
      </w:hyperlink>
    </w:p>
    <w:p w14:paraId="284E960A" w14:textId="77777777" w:rsidR="001D0228" w:rsidRDefault="00943AA9">
      <w:pPr>
        <w:pStyle w:val="TOC2"/>
        <w:rPr>
          <w:rFonts w:asciiTheme="minorHAnsi" w:eastAsiaTheme="minorEastAsia" w:hAnsiTheme="minorHAnsi" w:cstheme="minorBidi"/>
          <w:noProof/>
          <w:sz w:val="22"/>
          <w:szCs w:val="22"/>
        </w:rPr>
      </w:pPr>
      <w:hyperlink w:anchor="_Toc476903393" w:history="1">
        <w:r w:rsidR="001D0228" w:rsidRPr="00971470">
          <w:rPr>
            <w:rStyle w:val="Hyperlink"/>
            <w:noProof/>
          </w:rPr>
          <w:t>4.2</w:t>
        </w:r>
        <w:r w:rsidR="001D0228">
          <w:rPr>
            <w:rFonts w:asciiTheme="minorHAnsi" w:eastAsiaTheme="minorEastAsia" w:hAnsiTheme="minorHAnsi" w:cstheme="minorBidi"/>
            <w:noProof/>
            <w:sz w:val="22"/>
            <w:szCs w:val="22"/>
          </w:rPr>
          <w:tab/>
        </w:r>
        <w:r w:rsidR="001D0228" w:rsidRPr="00971470">
          <w:rPr>
            <w:rStyle w:val="Hyperlink"/>
            <w:noProof/>
          </w:rPr>
          <w:t>Tutorial 1: Basic use of Grid Garage tools</w:t>
        </w:r>
        <w:r w:rsidR="001D0228">
          <w:rPr>
            <w:noProof/>
            <w:webHidden/>
          </w:rPr>
          <w:tab/>
        </w:r>
        <w:r w:rsidR="001D0228">
          <w:rPr>
            <w:noProof/>
            <w:webHidden/>
          </w:rPr>
          <w:fldChar w:fldCharType="begin"/>
        </w:r>
        <w:r w:rsidR="001D0228">
          <w:rPr>
            <w:noProof/>
            <w:webHidden/>
          </w:rPr>
          <w:instrText xml:space="preserve"> PAGEREF _Toc476903393 \h </w:instrText>
        </w:r>
        <w:r w:rsidR="001D0228">
          <w:rPr>
            <w:noProof/>
            <w:webHidden/>
          </w:rPr>
        </w:r>
        <w:r w:rsidR="001D0228">
          <w:rPr>
            <w:noProof/>
            <w:webHidden/>
          </w:rPr>
          <w:fldChar w:fldCharType="separate"/>
        </w:r>
        <w:r w:rsidR="001D0228">
          <w:rPr>
            <w:noProof/>
            <w:webHidden/>
          </w:rPr>
          <w:t>14</w:t>
        </w:r>
        <w:r w:rsidR="001D0228">
          <w:rPr>
            <w:noProof/>
            <w:webHidden/>
          </w:rPr>
          <w:fldChar w:fldCharType="end"/>
        </w:r>
      </w:hyperlink>
    </w:p>
    <w:p w14:paraId="69DEBDB2" w14:textId="77777777" w:rsidR="001D0228" w:rsidRDefault="00943AA9">
      <w:pPr>
        <w:pStyle w:val="TOC1"/>
        <w:tabs>
          <w:tab w:val="left" w:pos="440"/>
          <w:tab w:val="right" w:leader="dot" w:pos="13948"/>
        </w:tabs>
        <w:rPr>
          <w:rFonts w:asciiTheme="minorHAnsi" w:eastAsiaTheme="minorEastAsia" w:hAnsiTheme="minorHAnsi" w:cstheme="minorBidi"/>
          <w:noProof/>
          <w:sz w:val="22"/>
          <w:szCs w:val="22"/>
        </w:rPr>
      </w:pPr>
      <w:hyperlink w:anchor="_Toc476903394" w:history="1">
        <w:r w:rsidR="001D0228" w:rsidRPr="00971470">
          <w:rPr>
            <w:rStyle w:val="Hyperlink"/>
            <w:noProof/>
          </w:rPr>
          <w:t>5</w:t>
        </w:r>
        <w:r w:rsidR="001D0228">
          <w:rPr>
            <w:rFonts w:asciiTheme="minorHAnsi" w:eastAsiaTheme="minorEastAsia" w:hAnsiTheme="minorHAnsi" w:cstheme="minorBidi"/>
            <w:noProof/>
            <w:sz w:val="22"/>
            <w:szCs w:val="22"/>
          </w:rPr>
          <w:tab/>
        </w:r>
        <w:r w:rsidR="001D0228" w:rsidRPr="00971470">
          <w:rPr>
            <w:rStyle w:val="Hyperlink"/>
            <w:noProof/>
          </w:rPr>
          <w:t>Summary of Grid Garage Tools</w:t>
        </w:r>
        <w:r w:rsidR="001D0228">
          <w:rPr>
            <w:noProof/>
            <w:webHidden/>
          </w:rPr>
          <w:tab/>
        </w:r>
        <w:r w:rsidR="001D0228">
          <w:rPr>
            <w:noProof/>
            <w:webHidden/>
          </w:rPr>
          <w:fldChar w:fldCharType="begin"/>
        </w:r>
        <w:r w:rsidR="001D0228">
          <w:rPr>
            <w:noProof/>
            <w:webHidden/>
          </w:rPr>
          <w:instrText xml:space="preserve"> PAGEREF _Toc476903394 \h </w:instrText>
        </w:r>
        <w:r w:rsidR="001D0228">
          <w:rPr>
            <w:noProof/>
            <w:webHidden/>
          </w:rPr>
        </w:r>
        <w:r w:rsidR="001D0228">
          <w:rPr>
            <w:noProof/>
            <w:webHidden/>
          </w:rPr>
          <w:fldChar w:fldCharType="separate"/>
        </w:r>
        <w:r w:rsidR="001D0228">
          <w:rPr>
            <w:noProof/>
            <w:webHidden/>
          </w:rPr>
          <w:t>22</w:t>
        </w:r>
        <w:r w:rsidR="001D0228">
          <w:rPr>
            <w:noProof/>
            <w:webHidden/>
          </w:rPr>
          <w:fldChar w:fldCharType="end"/>
        </w:r>
      </w:hyperlink>
    </w:p>
    <w:p w14:paraId="21203B1F" w14:textId="77777777" w:rsidR="001D0228" w:rsidRDefault="00943AA9">
      <w:pPr>
        <w:pStyle w:val="TOC1"/>
        <w:tabs>
          <w:tab w:val="left" w:pos="440"/>
          <w:tab w:val="right" w:leader="dot" w:pos="13948"/>
        </w:tabs>
        <w:rPr>
          <w:rFonts w:asciiTheme="minorHAnsi" w:eastAsiaTheme="minorEastAsia" w:hAnsiTheme="minorHAnsi" w:cstheme="minorBidi"/>
          <w:noProof/>
          <w:sz w:val="22"/>
          <w:szCs w:val="22"/>
        </w:rPr>
      </w:pPr>
      <w:hyperlink w:anchor="_Toc476903395" w:history="1">
        <w:r w:rsidR="001D0228" w:rsidRPr="00971470">
          <w:rPr>
            <w:rStyle w:val="Hyperlink"/>
            <w:noProof/>
          </w:rPr>
          <w:t>6</w:t>
        </w:r>
        <w:r w:rsidR="001D0228">
          <w:rPr>
            <w:rFonts w:asciiTheme="minorHAnsi" w:eastAsiaTheme="minorEastAsia" w:hAnsiTheme="minorHAnsi" w:cstheme="minorBidi"/>
            <w:noProof/>
            <w:sz w:val="22"/>
            <w:szCs w:val="22"/>
          </w:rPr>
          <w:tab/>
        </w:r>
        <w:r w:rsidR="001D0228" w:rsidRPr="00971470">
          <w:rPr>
            <w:rStyle w:val="Hyperlink"/>
            <w:noProof/>
          </w:rPr>
          <w:t>Technical documentation for Grid Garage tools</w:t>
        </w:r>
        <w:r w:rsidR="001D0228">
          <w:rPr>
            <w:noProof/>
            <w:webHidden/>
          </w:rPr>
          <w:tab/>
        </w:r>
        <w:r w:rsidR="001D0228">
          <w:rPr>
            <w:noProof/>
            <w:webHidden/>
          </w:rPr>
          <w:fldChar w:fldCharType="begin"/>
        </w:r>
        <w:r w:rsidR="001D0228">
          <w:rPr>
            <w:noProof/>
            <w:webHidden/>
          </w:rPr>
          <w:instrText xml:space="preserve"> PAGEREF _Toc476903395 \h </w:instrText>
        </w:r>
        <w:r w:rsidR="001D0228">
          <w:rPr>
            <w:noProof/>
            <w:webHidden/>
          </w:rPr>
        </w:r>
        <w:r w:rsidR="001D0228">
          <w:rPr>
            <w:noProof/>
            <w:webHidden/>
          </w:rPr>
          <w:fldChar w:fldCharType="separate"/>
        </w:r>
        <w:r w:rsidR="001D0228">
          <w:rPr>
            <w:noProof/>
            <w:webHidden/>
          </w:rPr>
          <w:t>26</w:t>
        </w:r>
        <w:r w:rsidR="001D0228">
          <w:rPr>
            <w:noProof/>
            <w:webHidden/>
          </w:rPr>
          <w:fldChar w:fldCharType="end"/>
        </w:r>
      </w:hyperlink>
    </w:p>
    <w:p w14:paraId="6C88C57D" w14:textId="77777777" w:rsidR="001D0228" w:rsidRDefault="00943AA9">
      <w:pPr>
        <w:pStyle w:val="TOC2"/>
        <w:rPr>
          <w:rFonts w:asciiTheme="minorHAnsi" w:eastAsiaTheme="minorEastAsia" w:hAnsiTheme="minorHAnsi" w:cstheme="minorBidi"/>
          <w:noProof/>
          <w:sz w:val="22"/>
          <w:szCs w:val="22"/>
        </w:rPr>
      </w:pPr>
      <w:hyperlink w:anchor="_Toc476903396" w:history="1">
        <w:r w:rsidR="001D0228" w:rsidRPr="00971470">
          <w:rPr>
            <w:rStyle w:val="Hyperlink"/>
            <w:noProof/>
          </w:rPr>
          <w:t>6.1</w:t>
        </w:r>
        <w:r w:rsidR="001D0228">
          <w:rPr>
            <w:rFonts w:asciiTheme="minorHAnsi" w:eastAsiaTheme="minorEastAsia" w:hAnsiTheme="minorHAnsi" w:cstheme="minorBidi"/>
            <w:noProof/>
            <w:sz w:val="22"/>
            <w:szCs w:val="22"/>
          </w:rPr>
          <w:tab/>
        </w:r>
        <w:r w:rsidR="001D0228" w:rsidRPr="00971470">
          <w:rPr>
            <w:rStyle w:val="Hyperlink"/>
            <w:noProof/>
          </w:rPr>
          <w:t>Feature Tools</w:t>
        </w:r>
        <w:r w:rsidR="001D0228">
          <w:rPr>
            <w:noProof/>
            <w:webHidden/>
          </w:rPr>
          <w:tab/>
        </w:r>
        <w:r w:rsidR="001D0228">
          <w:rPr>
            <w:noProof/>
            <w:webHidden/>
          </w:rPr>
          <w:fldChar w:fldCharType="begin"/>
        </w:r>
        <w:r w:rsidR="001D0228">
          <w:rPr>
            <w:noProof/>
            <w:webHidden/>
          </w:rPr>
          <w:instrText xml:space="preserve"> PAGEREF _Toc476903396 \h </w:instrText>
        </w:r>
        <w:r w:rsidR="001D0228">
          <w:rPr>
            <w:noProof/>
            <w:webHidden/>
          </w:rPr>
        </w:r>
        <w:r w:rsidR="001D0228">
          <w:rPr>
            <w:noProof/>
            <w:webHidden/>
          </w:rPr>
          <w:fldChar w:fldCharType="separate"/>
        </w:r>
        <w:r w:rsidR="001D0228">
          <w:rPr>
            <w:noProof/>
            <w:webHidden/>
          </w:rPr>
          <w:t>26</w:t>
        </w:r>
        <w:r w:rsidR="001D0228">
          <w:rPr>
            <w:noProof/>
            <w:webHidden/>
          </w:rPr>
          <w:fldChar w:fldCharType="end"/>
        </w:r>
      </w:hyperlink>
    </w:p>
    <w:p w14:paraId="560D3336"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397" w:history="1">
        <w:r w:rsidR="001D0228" w:rsidRPr="00971470">
          <w:rPr>
            <w:rStyle w:val="Hyperlink"/>
            <w:noProof/>
          </w:rPr>
          <w:t>6.1.1</w:t>
        </w:r>
        <w:r w:rsidR="001D0228">
          <w:rPr>
            <w:rFonts w:asciiTheme="minorHAnsi" w:eastAsiaTheme="minorEastAsia" w:hAnsiTheme="minorHAnsi" w:cstheme="minorBidi"/>
            <w:noProof/>
            <w:sz w:val="22"/>
            <w:szCs w:val="22"/>
          </w:rPr>
          <w:tab/>
        </w:r>
        <w:r w:rsidR="001D0228" w:rsidRPr="00971470">
          <w:rPr>
            <w:rStyle w:val="Hyperlink"/>
            <w:noProof/>
          </w:rPr>
          <w:t>Feature &gt; Clip</w:t>
        </w:r>
        <w:r w:rsidR="001D0228">
          <w:rPr>
            <w:noProof/>
            <w:webHidden/>
          </w:rPr>
          <w:tab/>
        </w:r>
        <w:r w:rsidR="001D0228">
          <w:rPr>
            <w:noProof/>
            <w:webHidden/>
          </w:rPr>
          <w:fldChar w:fldCharType="begin"/>
        </w:r>
        <w:r w:rsidR="001D0228">
          <w:rPr>
            <w:noProof/>
            <w:webHidden/>
          </w:rPr>
          <w:instrText xml:space="preserve"> PAGEREF _Toc476903397 \h </w:instrText>
        </w:r>
        <w:r w:rsidR="001D0228">
          <w:rPr>
            <w:noProof/>
            <w:webHidden/>
          </w:rPr>
        </w:r>
        <w:r w:rsidR="001D0228">
          <w:rPr>
            <w:noProof/>
            <w:webHidden/>
          </w:rPr>
          <w:fldChar w:fldCharType="separate"/>
        </w:r>
        <w:r w:rsidR="001D0228">
          <w:rPr>
            <w:noProof/>
            <w:webHidden/>
          </w:rPr>
          <w:t>26</w:t>
        </w:r>
        <w:r w:rsidR="001D0228">
          <w:rPr>
            <w:noProof/>
            <w:webHidden/>
          </w:rPr>
          <w:fldChar w:fldCharType="end"/>
        </w:r>
      </w:hyperlink>
    </w:p>
    <w:p w14:paraId="5372808C"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398" w:history="1">
        <w:r w:rsidR="001D0228" w:rsidRPr="00971470">
          <w:rPr>
            <w:rStyle w:val="Hyperlink"/>
            <w:noProof/>
          </w:rPr>
          <w:t>6.1.2</w:t>
        </w:r>
        <w:r w:rsidR="001D0228">
          <w:rPr>
            <w:rFonts w:asciiTheme="minorHAnsi" w:eastAsiaTheme="minorEastAsia" w:hAnsiTheme="minorHAnsi" w:cstheme="minorBidi"/>
            <w:noProof/>
            <w:sz w:val="22"/>
            <w:szCs w:val="22"/>
          </w:rPr>
          <w:tab/>
        </w:r>
        <w:r w:rsidR="001D0228" w:rsidRPr="00971470">
          <w:rPr>
            <w:rStyle w:val="Hyperlink"/>
            <w:noProof/>
          </w:rPr>
          <w:t>Feature &gt; Copy</w:t>
        </w:r>
        <w:r w:rsidR="001D0228">
          <w:rPr>
            <w:noProof/>
            <w:webHidden/>
          </w:rPr>
          <w:tab/>
        </w:r>
        <w:r w:rsidR="001D0228">
          <w:rPr>
            <w:noProof/>
            <w:webHidden/>
          </w:rPr>
          <w:fldChar w:fldCharType="begin"/>
        </w:r>
        <w:r w:rsidR="001D0228">
          <w:rPr>
            <w:noProof/>
            <w:webHidden/>
          </w:rPr>
          <w:instrText xml:space="preserve"> PAGEREF _Toc476903398 \h </w:instrText>
        </w:r>
        <w:r w:rsidR="001D0228">
          <w:rPr>
            <w:noProof/>
            <w:webHidden/>
          </w:rPr>
        </w:r>
        <w:r w:rsidR="001D0228">
          <w:rPr>
            <w:noProof/>
            <w:webHidden/>
          </w:rPr>
          <w:fldChar w:fldCharType="separate"/>
        </w:r>
        <w:r w:rsidR="001D0228">
          <w:rPr>
            <w:noProof/>
            <w:webHidden/>
          </w:rPr>
          <w:t>27</w:t>
        </w:r>
        <w:r w:rsidR="001D0228">
          <w:rPr>
            <w:noProof/>
            <w:webHidden/>
          </w:rPr>
          <w:fldChar w:fldCharType="end"/>
        </w:r>
      </w:hyperlink>
    </w:p>
    <w:p w14:paraId="6ABA6435"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399" w:history="1">
        <w:r w:rsidR="001D0228" w:rsidRPr="00971470">
          <w:rPr>
            <w:rStyle w:val="Hyperlink"/>
            <w:noProof/>
          </w:rPr>
          <w:t>6.1.3</w:t>
        </w:r>
        <w:r w:rsidR="001D0228">
          <w:rPr>
            <w:rFonts w:asciiTheme="minorHAnsi" w:eastAsiaTheme="minorEastAsia" w:hAnsiTheme="minorHAnsi" w:cstheme="minorBidi"/>
            <w:noProof/>
            <w:sz w:val="22"/>
            <w:szCs w:val="22"/>
          </w:rPr>
          <w:tab/>
        </w:r>
        <w:r w:rsidR="001D0228" w:rsidRPr="00971470">
          <w:rPr>
            <w:rStyle w:val="Hyperlink"/>
            <w:noProof/>
          </w:rPr>
          <w:t>Feature &gt; Rasterise by Table</w:t>
        </w:r>
        <w:r w:rsidR="001D0228">
          <w:rPr>
            <w:noProof/>
            <w:webHidden/>
          </w:rPr>
          <w:tab/>
        </w:r>
        <w:r w:rsidR="001D0228">
          <w:rPr>
            <w:noProof/>
            <w:webHidden/>
          </w:rPr>
          <w:fldChar w:fldCharType="begin"/>
        </w:r>
        <w:r w:rsidR="001D0228">
          <w:rPr>
            <w:noProof/>
            <w:webHidden/>
          </w:rPr>
          <w:instrText xml:space="preserve"> PAGEREF _Toc476903399 \h </w:instrText>
        </w:r>
        <w:r w:rsidR="001D0228">
          <w:rPr>
            <w:noProof/>
            <w:webHidden/>
          </w:rPr>
        </w:r>
        <w:r w:rsidR="001D0228">
          <w:rPr>
            <w:noProof/>
            <w:webHidden/>
          </w:rPr>
          <w:fldChar w:fldCharType="separate"/>
        </w:r>
        <w:r w:rsidR="001D0228">
          <w:rPr>
            <w:noProof/>
            <w:webHidden/>
          </w:rPr>
          <w:t>28</w:t>
        </w:r>
        <w:r w:rsidR="001D0228">
          <w:rPr>
            <w:noProof/>
            <w:webHidden/>
          </w:rPr>
          <w:fldChar w:fldCharType="end"/>
        </w:r>
      </w:hyperlink>
    </w:p>
    <w:p w14:paraId="0BA32DEF" w14:textId="77777777" w:rsidR="001D0228" w:rsidRDefault="00943AA9">
      <w:pPr>
        <w:pStyle w:val="TOC2"/>
        <w:rPr>
          <w:rFonts w:asciiTheme="minorHAnsi" w:eastAsiaTheme="minorEastAsia" w:hAnsiTheme="minorHAnsi" w:cstheme="minorBidi"/>
          <w:noProof/>
          <w:sz w:val="22"/>
          <w:szCs w:val="22"/>
        </w:rPr>
      </w:pPr>
      <w:hyperlink w:anchor="_Toc476903400" w:history="1">
        <w:r w:rsidR="001D0228" w:rsidRPr="00971470">
          <w:rPr>
            <w:rStyle w:val="Hyperlink"/>
            <w:noProof/>
          </w:rPr>
          <w:t>6.2</w:t>
        </w:r>
        <w:r w:rsidR="001D0228">
          <w:rPr>
            <w:rFonts w:asciiTheme="minorHAnsi" w:eastAsiaTheme="minorEastAsia" w:hAnsiTheme="minorHAnsi" w:cstheme="minorBidi"/>
            <w:noProof/>
            <w:sz w:val="22"/>
            <w:szCs w:val="22"/>
          </w:rPr>
          <w:tab/>
        </w:r>
        <w:r w:rsidR="001D0228" w:rsidRPr="00971470">
          <w:rPr>
            <w:rStyle w:val="Hyperlink"/>
            <w:noProof/>
          </w:rPr>
          <w:t>Geodata</w:t>
        </w:r>
        <w:r w:rsidR="001D0228">
          <w:rPr>
            <w:noProof/>
            <w:webHidden/>
          </w:rPr>
          <w:tab/>
        </w:r>
        <w:r w:rsidR="001D0228">
          <w:rPr>
            <w:noProof/>
            <w:webHidden/>
          </w:rPr>
          <w:fldChar w:fldCharType="begin"/>
        </w:r>
        <w:r w:rsidR="001D0228">
          <w:rPr>
            <w:noProof/>
            <w:webHidden/>
          </w:rPr>
          <w:instrText xml:space="preserve"> PAGEREF _Toc476903400 \h </w:instrText>
        </w:r>
        <w:r w:rsidR="001D0228">
          <w:rPr>
            <w:noProof/>
            <w:webHidden/>
          </w:rPr>
        </w:r>
        <w:r w:rsidR="001D0228">
          <w:rPr>
            <w:noProof/>
            <w:webHidden/>
          </w:rPr>
          <w:fldChar w:fldCharType="separate"/>
        </w:r>
        <w:r w:rsidR="001D0228">
          <w:rPr>
            <w:noProof/>
            <w:webHidden/>
          </w:rPr>
          <w:t>30</w:t>
        </w:r>
        <w:r w:rsidR="001D0228">
          <w:rPr>
            <w:noProof/>
            <w:webHidden/>
          </w:rPr>
          <w:fldChar w:fldCharType="end"/>
        </w:r>
      </w:hyperlink>
    </w:p>
    <w:p w14:paraId="0E25D3CA"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01" w:history="1">
        <w:r w:rsidR="001D0228" w:rsidRPr="00971470">
          <w:rPr>
            <w:rStyle w:val="Hyperlink"/>
            <w:noProof/>
          </w:rPr>
          <w:t>6.2.1</w:t>
        </w:r>
        <w:r w:rsidR="001D0228">
          <w:rPr>
            <w:rFonts w:asciiTheme="minorHAnsi" w:eastAsiaTheme="minorEastAsia" w:hAnsiTheme="minorHAnsi" w:cstheme="minorBidi"/>
            <w:noProof/>
            <w:sz w:val="22"/>
            <w:szCs w:val="22"/>
          </w:rPr>
          <w:tab/>
        </w:r>
        <w:r w:rsidR="001D0228" w:rsidRPr="00971470">
          <w:rPr>
            <w:rStyle w:val="Hyperlink"/>
            <w:noProof/>
          </w:rPr>
          <w:t>Geodata &gt; Compare Extents</w:t>
        </w:r>
        <w:r w:rsidR="001D0228">
          <w:rPr>
            <w:noProof/>
            <w:webHidden/>
          </w:rPr>
          <w:tab/>
        </w:r>
        <w:r w:rsidR="001D0228">
          <w:rPr>
            <w:noProof/>
            <w:webHidden/>
          </w:rPr>
          <w:fldChar w:fldCharType="begin"/>
        </w:r>
        <w:r w:rsidR="001D0228">
          <w:rPr>
            <w:noProof/>
            <w:webHidden/>
          </w:rPr>
          <w:instrText xml:space="preserve"> PAGEREF _Toc476903401 \h </w:instrText>
        </w:r>
        <w:r w:rsidR="001D0228">
          <w:rPr>
            <w:noProof/>
            <w:webHidden/>
          </w:rPr>
        </w:r>
        <w:r w:rsidR="001D0228">
          <w:rPr>
            <w:noProof/>
            <w:webHidden/>
          </w:rPr>
          <w:fldChar w:fldCharType="separate"/>
        </w:r>
        <w:r w:rsidR="001D0228">
          <w:rPr>
            <w:noProof/>
            <w:webHidden/>
          </w:rPr>
          <w:t>30</w:t>
        </w:r>
        <w:r w:rsidR="001D0228">
          <w:rPr>
            <w:noProof/>
            <w:webHidden/>
          </w:rPr>
          <w:fldChar w:fldCharType="end"/>
        </w:r>
      </w:hyperlink>
    </w:p>
    <w:p w14:paraId="5C3A9511"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02" w:history="1">
        <w:r w:rsidR="001D0228" w:rsidRPr="00971470">
          <w:rPr>
            <w:rStyle w:val="Hyperlink"/>
            <w:noProof/>
          </w:rPr>
          <w:t>6.2.2</w:t>
        </w:r>
        <w:r w:rsidR="001D0228">
          <w:rPr>
            <w:rFonts w:asciiTheme="minorHAnsi" w:eastAsiaTheme="minorEastAsia" w:hAnsiTheme="minorHAnsi" w:cstheme="minorBidi"/>
            <w:noProof/>
            <w:sz w:val="22"/>
            <w:szCs w:val="22"/>
          </w:rPr>
          <w:tab/>
        </w:r>
        <w:r w:rsidR="001D0228" w:rsidRPr="00971470">
          <w:rPr>
            <w:rStyle w:val="Hyperlink"/>
            <w:noProof/>
          </w:rPr>
          <w:t>Geodata &gt; Copy</w:t>
        </w:r>
        <w:r w:rsidR="001D0228">
          <w:rPr>
            <w:noProof/>
            <w:webHidden/>
          </w:rPr>
          <w:tab/>
        </w:r>
        <w:r w:rsidR="001D0228">
          <w:rPr>
            <w:noProof/>
            <w:webHidden/>
          </w:rPr>
          <w:fldChar w:fldCharType="begin"/>
        </w:r>
        <w:r w:rsidR="001D0228">
          <w:rPr>
            <w:noProof/>
            <w:webHidden/>
          </w:rPr>
          <w:instrText xml:space="preserve"> PAGEREF _Toc476903402 \h </w:instrText>
        </w:r>
        <w:r w:rsidR="001D0228">
          <w:rPr>
            <w:noProof/>
            <w:webHidden/>
          </w:rPr>
        </w:r>
        <w:r w:rsidR="001D0228">
          <w:rPr>
            <w:noProof/>
            <w:webHidden/>
          </w:rPr>
          <w:fldChar w:fldCharType="separate"/>
        </w:r>
        <w:r w:rsidR="001D0228">
          <w:rPr>
            <w:noProof/>
            <w:webHidden/>
          </w:rPr>
          <w:t>31</w:t>
        </w:r>
        <w:r w:rsidR="001D0228">
          <w:rPr>
            <w:noProof/>
            <w:webHidden/>
          </w:rPr>
          <w:fldChar w:fldCharType="end"/>
        </w:r>
      </w:hyperlink>
    </w:p>
    <w:p w14:paraId="4E759F37"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03" w:history="1">
        <w:r w:rsidR="001D0228" w:rsidRPr="00971470">
          <w:rPr>
            <w:rStyle w:val="Hyperlink"/>
            <w:noProof/>
          </w:rPr>
          <w:t>6.2.3</w:t>
        </w:r>
        <w:r w:rsidR="001D0228">
          <w:rPr>
            <w:rFonts w:asciiTheme="minorHAnsi" w:eastAsiaTheme="minorEastAsia" w:hAnsiTheme="minorHAnsi" w:cstheme="minorBidi"/>
            <w:noProof/>
            <w:sz w:val="22"/>
            <w:szCs w:val="22"/>
          </w:rPr>
          <w:tab/>
        </w:r>
        <w:r w:rsidR="001D0228" w:rsidRPr="00971470">
          <w:rPr>
            <w:rStyle w:val="Hyperlink"/>
            <w:noProof/>
          </w:rPr>
          <w:t>Geodata &gt; Delete</w:t>
        </w:r>
        <w:r w:rsidR="001D0228">
          <w:rPr>
            <w:noProof/>
            <w:webHidden/>
          </w:rPr>
          <w:tab/>
        </w:r>
        <w:r w:rsidR="001D0228">
          <w:rPr>
            <w:noProof/>
            <w:webHidden/>
          </w:rPr>
          <w:fldChar w:fldCharType="begin"/>
        </w:r>
        <w:r w:rsidR="001D0228">
          <w:rPr>
            <w:noProof/>
            <w:webHidden/>
          </w:rPr>
          <w:instrText xml:space="preserve"> PAGEREF _Toc476903403 \h </w:instrText>
        </w:r>
        <w:r w:rsidR="001D0228">
          <w:rPr>
            <w:noProof/>
            <w:webHidden/>
          </w:rPr>
        </w:r>
        <w:r w:rsidR="001D0228">
          <w:rPr>
            <w:noProof/>
            <w:webHidden/>
          </w:rPr>
          <w:fldChar w:fldCharType="separate"/>
        </w:r>
        <w:r w:rsidR="001D0228">
          <w:rPr>
            <w:noProof/>
            <w:webHidden/>
          </w:rPr>
          <w:t>32</w:t>
        </w:r>
        <w:r w:rsidR="001D0228">
          <w:rPr>
            <w:noProof/>
            <w:webHidden/>
          </w:rPr>
          <w:fldChar w:fldCharType="end"/>
        </w:r>
      </w:hyperlink>
    </w:p>
    <w:p w14:paraId="1169EC5B"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04" w:history="1">
        <w:r w:rsidR="001D0228" w:rsidRPr="00971470">
          <w:rPr>
            <w:rStyle w:val="Hyperlink"/>
            <w:noProof/>
          </w:rPr>
          <w:t>6.2.4</w:t>
        </w:r>
        <w:r w:rsidR="001D0228">
          <w:rPr>
            <w:rFonts w:asciiTheme="minorHAnsi" w:eastAsiaTheme="minorEastAsia" w:hAnsiTheme="minorHAnsi" w:cstheme="minorBidi"/>
            <w:noProof/>
            <w:sz w:val="22"/>
            <w:szCs w:val="22"/>
          </w:rPr>
          <w:tab/>
        </w:r>
        <w:r w:rsidR="001D0228" w:rsidRPr="00971470">
          <w:rPr>
            <w:rStyle w:val="Hyperlink"/>
            <w:noProof/>
          </w:rPr>
          <w:t>Geodata &gt; Describe</w:t>
        </w:r>
        <w:r w:rsidR="001D0228">
          <w:rPr>
            <w:noProof/>
            <w:webHidden/>
          </w:rPr>
          <w:tab/>
        </w:r>
        <w:r w:rsidR="001D0228">
          <w:rPr>
            <w:noProof/>
            <w:webHidden/>
          </w:rPr>
          <w:fldChar w:fldCharType="begin"/>
        </w:r>
        <w:r w:rsidR="001D0228">
          <w:rPr>
            <w:noProof/>
            <w:webHidden/>
          </w:rPr>
          <w:instrText xml:space="preserve"> PAGEREF _Toc476903404 \h </w:instrText>
        </w:r>
        <w:r w:rsidR="001D0228">
          <w:rPr>
            <w:noProof/>
            <w:webHidden/>
          </w:rPr>
        </w:r>
        <w:r w:rsidR="001D0228">
          <w:rPr>
            <w:noProof/>
            <w:webHidden/>
          </w:rPr>
          <w:fldChar w:fldCharType="separate"/>
        </w:r>
        <w:r w:rsidR="001D0228">
          <w:rPr>
            <w:noProof/>
            <w:webHidden/>
          </w:rPr>
          <w:t>33</w:t>
        </w:r>
        <w:r w:rsidR="001D0228">
          <w:rPr>
            <w:noProof/>
            <w:webHidden/>
          </w:rPr>
          <w:fldChar w:fldCharType="end"/>
        </w:r>
      </w:hyperlink>
    </w:p>
    <w:p w14:paraId="279D1DB3"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05" w:history="1">
        <w:r w:rsidR="001D0228" w:rsidRPr="00971470">
          <w:rPr>
            <w:rStyle w:val="Hyperlink"/>
            <w:noProof/>
          </w:rPr>
          <w:t>6.2.5</w:t>
        </w:r>
        <w:r w:rsidR="001D0228">
          <w:rPr>
            <w:rFonts w:asciiTheme="minorHAnsi" w:eastAsiaTheme="minorEastAsia" w:hAnsiTheme="minorHAnsi" w:cstheme="minorBidi"/>
            <w:noProof/>
            <w:sz w:val="22"/>
            <w:szCs w:val="22"/>
          </w:rPr>
          <w:tab/>
        </w:r>
        <w:r w:rsidR="001D0228" w:rsidRPr="00971470">
          <w:rPr>
            <w:rStyle w:val="Hyperlink"/>
            <w:noProof/>
          </w:rPr>
          <w:t>Geodata &gt; Display</w:t>
        </w:r>
        <w:r w:rsidR="001D0228">
          <w:rPr>
            <w:noProof/>
            <w:webHidden/>
          </w:rPr>
          <w:tab/>
        </w:r>
        <w:r w:rsidR="001D0228">
          <w:rPr>
            <w:noProof/>
            <w:webHidden/>
          </w:rPr>
          <w:fldChar w:fldCharType="begin"/>
        </w:r>
        <w:r w:rsidR="001D0228">
          <w:rPr>
            <w:noProof/>
            <w:webHidden/>
          </w:rPr>
          <w:instrText xml:space="preserve"> PAGEREF _Toc476903405 \h </w:instrText>
        </w:r>
        <w:r w:rsidR="001D0228">
          <w:rPr>
            <w:noProof/>
            <w:webHidden/>
          </w:rPr>
        </w:r>
        <w:r w:rsidR="001D0228">
          <w:rPr>
            <w:noProof/>
            <w:webHidden/>
          </w:rPr>
          <w:fldChar w:fldCharType="separate"/>
        </w:r>
        <w:r w:rsidR="001D0228">
          <w:rPr>
            <w:noProof/>
            <w:webHidden/>
          </w:rPr>
          <w:t>36</w:t>
        </w:r>
        <w:r w:rsidR="001D0228">
          <w:rPr>
            <w:noProof/>
            <w:webHidden/>
          </w:rPr>
          <w:fldChar w:fldCharType="end"/>
        </w:r>
      </w:hyperlink>
    </w:p>
    <w:p w14:paraId="5189302C"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06" w:history="1">
        <w:r w:rsidR="001D0228" w:rsidRPr="00971470">
          <w:rPr>
            <w:rStyle w:val="Hyperlink"/>
            <w:noProof/>
          </w:rPr>
          <w:t>6.2.6</w:t>
        </w:r>
        <w:r w:rsidR="001D0228">
          <w:rPr>
            <w:rFonts w:asciiTheme="minorHAnsi" w:eastAsiaTheme="minorEastAsia" w:hAnsiTheme="minorHAnsi" w:cstheme="minorBidi"/>
            <w:noProof/>
            <w:sz w:val="22"/>
            <w:szCs w:val="22"/>
          </w:rPr>
          <w:tab/>
        </w:r>
        <w:r w:rsidR="001D0228" w:rsidRPr="00971470">
          <w:rPr>
            <w:rStyle w:val="Hyperlink"/>
            <w:noProof/>
          </w:rPr>
          <w:t>Geodata &gt; Generate Names</w:t>
        </w:r>
        <w:r w:rsidR="001D0228">
          <w:rPr>
            <w:noProof/>
            <w:webHidden/>
          </w:rPr>
          <w:tab/>
        </w:r>
        <w:r w:rsidR="001D0228">
          <w:rPr>
            <w:noProof/>
            <w:webHidden/>
          </w:rPr>
          <w:fldChar w:fldCharType="begin"/>
        </w:r>
        <w:r w:rsidR="001D0228">
          <w:rPr>
            <w:noProof/>
            <w:webHidden/>
          </w:rPr>
          <w:instrText xml:space="preserve"> PAGEREF _Toc476903406 \h </w:instrText>
        </w:r>
        <w:r w:rsidR="001D0228">
          <w:rPr>
            <w:noProof/>
            <w:webHidden/>
          </w:rPr>
        </w:r>
        <w:r w:rsidR="001D0228">
          <w:rPr>
            <w:noProof/>
            <w:webHidden/>
          </w:rPr>
          <w:fldChar w:fldCharType="separate"/>
        </w:r>
        <w:r w:rsidR="001D0228">
          <w:rPr>
            <w:noProof/>
            <w:webHidden/>
          </w:rPr>
          <w:t>37</w:t>
        </w:r>
        <w:r w:rsidR="001D0228">
          <w:rPr>
            <w:noProof/>
            <w:webHidden/>
          </w:rPr>
          <w:fldChar w:fldCharType="end"/>
        </w:r>
      </w:hyperlink>
    </w:p>
    <w:p w14:paraId="1709E127"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07" w:history="1">
        <w:r w:rsidR="001D0228" w:rsidRPr="00971470">
          <w:rPr>
            <w:rStyle w:val="Hyperlink"/>
            <w:noProof/>
          </w:rPr>
          <w:t>6.2.7</w:t>
        </w:r>
        <w:r w:rsidR="001D0228">
          <w:rPr>
            <w:rFonts w:asciiTheme="minorHAnsi" w:eastAsiaTheme="minorEastAsia" w:hAnsiTheme="minorHAnsi" w:cstheme="minorBidi"/>
            <w:noProof/>
            <w:sz w:val="22"/>
            <w:szCs w:val="22"/>
          </w:rPr>
          <w:tab/>
        </w:r>
        <w:r w:rsidR="001D0228" w:rsidRPr="00971470">
          <w:rPr>
            <w:rStyle w:val="Hyperlink"/>
            <w:noProof/>
          </w:rPr>
          <w:t>Geodata &gt; List Workspace Tables</w:t>
        </w:r>
        <w:r w:rsidR="001D0228">
          <w:rPr>
            <w:noProof/>
            <w:webHidden/>
          </w:rPr>
          <w:tab/>
        </w:r>
        <w:r w:rsidR="001D0228">
          <w:rPr>
            <w:noProof/>
            <w:webHidden/>
          </w:rPr>
          <w:fldChar w:fldCharType="begin"/>
        </w:r>
        <w:r w:rsidR="001D0228">
          <w:rPr>
            <w:noProof/>
            <w:webHidden/>
          </w:rPr>
          <w:instrText xml:space="preserve"> PAGEREF _Toc476903407 \h </w:instrText>
        </w:r>
        <w:r w:rsidR="001D0228">
          <w:rPr>
            <w:noProof/>
            <w:webHidden/>
          </w:rPr>
        </w:r>
        <w:r w:rsidR="001D0228">
          <w:rPr>
            <w:noProof/>
            <w:webHidden/>
          </w:rPr>
          <w:fldChar w:fldCharType="separate"/>
        </w:r>
        <w:r w:rsidR="001D0228">
          <w:rPr>
            <w:noProof/>
            <w:webHidden/>
          </w:rPr>
          <w:t>38</w:t>
        </w:r>
        <w:r w:rsidR="001D0228">
          <w:rPr>
            <w:noProof/>
            <w:webHidden/>
          </w:rPr>
          <w:fldChar w:fldCharType="end"/>
        </w:r>
      </w:hyperlink>
    </w:p>
    <w:p w14:paraId="710F4E7C"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08" w:history="1">
        <w:r w:rsidR="001D0228" w:rsidRPr="00971470">
          <w:rPr>
            <w:rStyle w:val="Hyperlink"/>
            <w:noProof/>
          </w:rPr>
          <w:t>6.2.8</w:t>
        </w:r>
        <w:r w:rsidR="001D0228">
          <w:rPr>
            <w:rFonts w:asciiTheme="minorHAnsi" w:eastAsiaTheme="minorEastAsia" w:hAnsiTheme="minorHAnsi" w:cstheme="minorBidi"/>
            <w:noProof/>
            <w:sz w:val="22"/>
            <w:szCs w:val="22"/>
          </w:rPr>
          <w:tab/>
        </w:r>
        <w:r w:rsidR="001D0228" w:rsidRPr="00971470">
          <w:rPr>
            <w:rStyle w:val="Hyperlink"/>
            <w:noProof/>
          </w:rPr>
          <w:t>Geodata &gt; Rename</w:t>
        </w:r>
        <w:r w:rsidR="001D0228">
          <w:rPr>
            <w:noProof/>
            <w:webHidden/>
          </w:rPr>
          <w:tab/>
        </w:r>
        <w:r w:rsidR="001D0228">
          <w:rPr>
            <w:noProof/>
            <w:webHidden/>
          </w:rPr>
          <w:fldChar w:fldCharType="begin"/>
        </w:r>
        <w:r w:rsidR="001D0228">
          <w:rPr>
            <w:noProof/>
            <w:webHidden/>
          </w:rPr>
          <w:instrText xml:space="preserve"> PAGEREF _Toc476903408 \h </w:instrText>
        </w:r>
        <w:r w:rsidR="001D0228">
          <w:rPr>
            <w:noProof/>
            <w:webHidden/>
          </w:rPr>
        </w:r>
        <w:r w:rsidR="001D0228">
          <w:rPr>
            <w:noProof/>
            <w:webHidden/>
          </w:rPr>
          <w:fldChar w:fldCharType="separate"/>
        </w:r>
        <w:r w:rsidR="001D0228">
          <w:rPr>
            <w:noProof/>
            <w:webHidden/>
          </w:rPr>
          <w:t>39</w:t>
        </w:r>
        <w:r w:rsidR="001D0228">
          <w:rPr>
            <w:noProof/>
            <w:webHidden/>
          </w:rPr>
          <w:fldChar w:fldCharType="end"/>
        </w:r>
      </w:hyperlink>
    </w:p>
    <w:p w14:paraId="7342E986"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09" w:history="1">
        <w:r w:rsidR="001D0228" w:rsidRPr="00971470">
          <w:rPr>
            <w:rStyle w:val="Hyperlink"/>
            <w:noProof/>
          </w:rPr>
          <w:t>6.2.9</w:t>
        </w:r>
        <w:r w:rsidR="001D0228">
          <w:rPr>
            <w:rFonts w:asciiTheme="minorHAnsi" w:eastAsiaTheme="minorEastAsia" w:hAnsiTheme="minorHAnsi" w:cstheme="minorBidi"/>
            <w:noProof/>
            <w:sz w:val="22"/>
            <w:szCs w:val="22"/>
          </w:rPr>
          <w:tab/>
        </w:r>
        <w:r w:rsidR="001D0228" w:rsidRPr="00971470">
          <w:rPr>
            <w:rStyle w:val="Hyperlink"/>
            <w:noProof/>
          </w:rPr>
          <w:t>Geodata &gt; Search</w:t>
        </w:r>
        <w:r w:rsidR="001D0228">
          <w:rPr>
            <w:noProof/>
            <w:webHidden/>
          </w:rPr>
          <w:tab/>
        </w:r>
        <w:r w:rsidR="001D0228">
          <w:rPr>
            <w:noProof/>
            <w:webHidden/>
          </w:rPr>
          <w:fldChar w:fldCharType="begin"/>
        </w:r>
        <w:r w:rsidR="001D0228">
          <w:rPr>
            <w:noProof/>
            <w:webHidden/>
          </w:rPr>
          <w:instrText xml:space="preserve"> PAGEREF _Toc476903409 \h </w:instrText>
        </w:r>
        <w:r w:rsidR="001D0228">
          <w:rPr>
            <w:noProof/>
            <w:webHidden/>
          </w:rPr>
        </w:r>
        <w:r w:rsidR="001D0228">
          <w:rPr>
            <w:noProof/>
            <w:webHidden/>
          </w:rPr>
          <w:fldChar w:fldCharType="separate"/>
        </w:r>
        <w:r w:rsidR="001D0228">
          <w:rPr>
            <w:noProof/>
            <w:webHidden/>
          </w:rPr>
          <w:t>40</w:t>
        </w:r>
        <w:r w:rsidR="001D0228">
          <w:rPr>
            <w:noProof/>
            <w:webHidden/>
          </w:rPr>
          <w:fldChar w:fldCharType="end"/>
        </w:r>
      </w:hyperlink>
    </w:p>
    <w:p w14:paraId="6905AAE5"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10" w:history="1">
        <w:r w:rsidR="001D0228" w:rsidRPr="00971470">
          <w:rPr>
            <w:rStyle w:val="Hyperlink"/>
            <w:noProof/>
          </w:rPr>
          <w:t>6.2.10</w:t>
        </w:r>
        <w:r w:rsidR="001D0228">
          <w:rPr>
            <w:rFonts w:asciiTheme="minorHAnsi" w:eastAsiaTheme="minorEastAsia" w:hAnsiTheme="minorHAnsi" w:cstheme="minorBidi"/>
            <w:noProof/>
            <w:sz w:val="22"/>
            <w:szCs w:val="22"/>
          </w:rPr>
          <w:tab/>
        </w:r>
        <w:r w:rsidR="001D0228" w:rsidRPr="00971470">
          <w:rPr>
            <w:rStyle w:val="Hyperlink"/>
            <w:noProof/>
          </w:rPr>
          <w:t>Geodata &gt; Select</w:t>
        </w:r>
        <w:r w:rsidR="001D0228">
          <w:rPr>
            <w:noProof/>
            <w:webHidden/>
          </w:rPr>
          <w:tab/>
        </w:r>
        <w:r w:rsidR="001D0228">
          <w:rPr>
            <w:noProof/>
            <w:webHidden/>
          </w:rPr>
          <w:fldChar w:fldCharType="begin"/>
        </w:r>
        <w:r w:rsidR="001D0228">
          <w:rPr>
            <w:noProof/>
            <w:webHidden/>
          </w:rPr>
          <w:instrText xml:space="preserve"> PAGEREF _Toc476903410 \h </w:instrText>
        </w:r>
        <w:r w:rsidR="001D0228">
          <w:rPr>
            <w:noProof/>
            <w:webHidden/>
          </w:rPr>
        </w:r>
        <w:r w:rsidR="001D0228">
          <w:rPr>
            <w:noProof/>
            <w:webHidden/>
          </w:rPr>
          <w:fldChar w:fldCharType="separate"/>
        </w:r>
        <w:r w:rsidR="001D0228">
          <w:rPr>
            <w:noProof/>
            <w:webHidden/>
          </w:rPr>
          <w:t>41</w:t>
        </w:r>
        <w:r w:rsidR="001D0228">
          <w:rPr>
            <w:noProof/>
            <w:webHidden/>
          </w:rPr>
          <w:fldChar w:fldCharType="end"/>
        </w:r>
      </w:hyperlink>
    </w:p>
    <w:p w14:paraId="1979FEB7" w14:textId="77777777" w:rsidR="001D0228" w:rsidRDefault="00943AA9">
      <w:pPr>
        <w:pStyle w:val="TOC2"/>
        <w:rPr>
          <w:rFonts w:asciiTheme="minorHAnsi" w:eastAsiaTheme="minorEastAsia" w:hAnsiTheme="minorHAnsi" w:cstheme="minorBidi"/>
          <w:noProof/>
          <w:sz w:val="22"/>
          <w:szCs w:val="22"/>
        </w:rPr>
      </w:pPr>
      <w:hyperlink w:anchor="_Toc476903411" w:history="1">
        <w:r w:rsidR="001D0228" w:rsidRPr="00971470">
          <w:rPr>
            <w:rStyle w:val="Hyperlink"/>
            <w:noProof/>
          </w:rPr>
          <w:t>6.3</w:t>
        </w:r>
        <w:r w:rsidR="001D0228">
          <w:rPr>
            <w:rFonts w:asciiTheme="minorHAnsi" w:eastAsiaTheme="minorEastAsia" w:hAnsiTheme="minorHAnsi" w:cstheme="minorBidi"/>
            <w:noProof/>
            <w:sz w:val="22"/>
            <w:szCs w:val="22"/>
          </w:rPr>
          <w:tab/>
        </w:r>
        <w:r w:rsidR="001D0228" w:rsidRPr="00971470">
          <w:rPr>
            <w:rStyle w:val="Hyperlink"/>
            <w:noProof/>
          </w:rPr>
          <w:t>Raster Operations</w:t>
        </w:r>
        <w:r w:rsidR="001D0228">
          <w:rPr>
            <w:noProof/>
            <w:webHidden/>
          </w:rPr>
          <w:tab/>
        </w:r>
        <w:r w:rsidR="001D0228">
          <w:rPr>
            <w:noProof/>
            <w:webHidden/>
          </w:rPr>
          <w:fldChar w:fldCharType="begin"/>
        </w:r>
        <w:r w:rsidR="001D0228">
          <w:rPr>
            <w:noProof/>
            <w:webHidden/>
          </w:rPr>
          <w:instrText xml:space="preserve"> PAGEREF _Toc476903411 \h </w:instrText>
        </w:r>
        <w:r w:rsidR="001D0228">
          <w:rPr>
            <w:noProof/>
            <w:webHidden/>
          </w:rPr>
        </w:r>
        <w:r w:rsidR="001D0228">
          <w:rPr>
            <w:noProof/>
            <w:webHidden/>
          </w:rPr>
          <w:fldChar w:fldCharType="separate"/>
        </w:r>
        <w:r w:rsidR="001D0228">
          <w:rPr>
            <w:noProof/>
            <w:webHidden/>
          </w:rPr>
          <w:t>43</w:t>
        </w:r>
        <w:r w:rsidR="001D0228">
          <w:rPr>
            <w:noProof/>
            <w:webHidden/>
          </w:rPr>
          <w:fldChar w:fldCharType="end"/>
        </w:r>
      </w:hyperlink>
    </w:p>
    <w:p w14:paraId="782D7F0E"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12" w:history="1">
        <w:r w:rsidR="001D0228" w:rsidRPr="00971470">
          <w:rPr>
            <w:rStyle w:val="Hyperlink"/>
            <w:noProof/>
          </w:rPr>
          <w:t>6.3.1</w:t>
        </w:r>
        <w:r w:rsidR="001D0228">
          <w:rPr>
            <w:rFonts w:asciiTheme="minorHAnsi" w:eastAsiaTheme="minorEastAsia" w:hAnsiTheme="minorHAnsi" w:cstheme="minorBidi"/>
            <w:noProof/>
            <w:sz w:val="22"/>
            <w:szCs w:val="22"/>
          </w:rPr>
          <w:tab/>
        </w:r>
        <w:r w:rsidR="001D0228" w:rsidRPr="00971470">
          <w:rPr>
            <w:rStyle w:val="Hyperlink"/>
            <w:noProof/>
          </w:rPr>
          <w:t>Raster &gt; Aggregate</w:t>
        </w:r>
        <w:r w:rsidR="001D0228">
          <w:rPr>
            <w:noProof/>
            <w:webHidden/>
          </w:rPr>
          <w:tab/>
        </w:r>
        <w:r w:rsidR="001D0228">
          <w:rPr>
            <w:noProof/>
            <w:webHidden/>
          </w:rPr>
          <w:fldChar w:fldCharType="begin"/>
        </w:r>
        <w:r w:rsidR="001D0228">
          <w:rPr>
            <w:noProof/>
            <w:webHidden/>
          </w:rPr>
          <w:instrText xml:space="preserve"> PAGEREF _Toc476903412 \h </w:instrText>
        </w:r>
        <w:r w:rsidR="001D0228">
          <w:rPr>
            <w:noProof/>
            <w:webHidden/>
          </w:rPr>
        </w:r>
        <w:r w:rsidR="001D0228">
          <w:rPr>
            <w:noProof/>
            <w:webHidden/>
          </w:rPr>
          <w:fldChar w:fldCharType="separate"/>
        </w:r>
        <w:r w:rsidR="001D0228">
          <w:rPr>
            <w:noProof/>
            <w:webHidden/>
          </w:rPr>
          <w:t>43</w:t>
        </w:r>
        <w:r w:rsidR="001D0228">
          <w:rPr>
            <w:noProof/>
            <w:webHidden/>
          </w:rPr>
          <w:fldChar w:fldCharType="end"/>
        </w:r>
      </w:hyperlink>
    </w:p>
    <w:p w14:paraId="04702E5B"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13" w:history="1">
        <w:r w:rsidR="001D0228" w:rsidRPr="00971470">
          <w:rPr>
            <w:rStyle w:val="Hyperlink"/>
            <w:noProof/>
          </w:rPr>
          <w:t>6.3.2</w:t>
        </w:r>
        <w:r w:rsidR="001D0228">
          <w:rPr>
            <w:rFonts w:asciiTheme="minorHAnsi" w:eastAsiaTheme="minorEastAsia" w:hAnsiTheme="minorHAnsi" w:cstheme="minorBidi"/>
            <w:noProof/>
            <w:sz w:val="22"/>
            <w:szCs w:val="22"/>
          </w:rPr>
          <w:tab/>
        </w:r>
        <w:r w:rsidR="001D0228" w:rsidRPr="00971470">
          <w:rPr>
            <w:rStyle w:val="Hyperlink"/>
            <w:noProof/>
          </w:rPr>
          <w:t>Raster &gt; Block Statistics</w:t>
        </w:r>
        <w:r w:rsidR="001D0228">
          <w:rPr>
            <w:noProof/>
            <w:webHidden/>
          </w:rPr>
          <w:tab/>
        </w:r>
        <w:r w:rsidR="001D0228">
          <w:rPr>
            <w:noProof/>
            <w:webHidden/>
          </w:rPr>
          <w:fldChar w:fldCharType="begin"/>
        </w:r>
        <w:r w:rsidR="001D0228">
          <w:rPr>
            <w:noProof/>
            <w:webHidden/>
          </w:rPr>
          <w:instrText xml:space="preserve"> PAGEREF _Toc476903413 \h </w:instrText>
        </w:r>
        <w:r w:rsidR="001D0228">
          <w:rPr>
            <w:noProof/>
            <w:webHidden/>
          </w:rPr>
        </w:r>
        <w:r w:rsidR="001D0228">
          <w:rPr>
            <w:noProof/>
            <w:webHidden/>
          </w:rPr>
          <w:fldChar w:fldCharType="separate"/>
        </w:r>
        <w:r w:rsidR="001D0228">
          <w:rPr>
            <w:noProof/>
            <w:webHidden/>
          </w:rPr>
          <w:t>45</w:t>
        </w:r>
        <w:r w:rsidR="001D0228">
          <w:rPr>
            <w:noProof/>
            <w:webHidden/>
          </w:rPr>
          <w:fldChar w:fldCharType="end"/>
        </w:r>
      </w:hyperlink>
    </w:p>
    <w:p w14:paraId="5EAF0CAF"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14" w:history="1">
        <w:r w:rsidR="001D0228" w:rsidRPr="00971470">
          <w:rPr>
            <w:rStyle w:val="Hyperlink"/>
            <w:noProof/>
          </w:rPr>
          <w:t>6.3.3</w:t>
        </w:r>
        <w:r w:rsidR="001D0228">
          <w:rPr>
            <w:rFonts w:asciiTheme="minorHAnsi" w:eastAsiaTheme="minorEastAsia" w:hAnsiTheme="minorHAnsi" w:cstheme="minorBidi"/>
            <w:noProof/>
            <w:sz w:val="22"/>
            <w:szCs w:val="22"/>
          </w:rPr>
          <w:tab/>
        </w:r>
        <w:r w:rsidR="001D0228" w:rsidRPr="00971470">
          <w:rPr>
            <w:rStyle w:val="Hyperlink"/>
            <w:noProof/>
          </w:rPr>
          <w:t>Raster &gt; Build Attribute Table</w:t>
        </w:r>
        <w:r w:rsidR="001D0228">
          <w:rPr>
            <w:noProof/>
            <w:webHidden/>
          </w:rPr>
          <w:tab/>
        </w:r>
        <w:r w:rsidR="001D0228">
          <w:rPr>
            <w:noProof/>
            <w:webHidden/>
          </w:rPr>
          <w:fldChar w:fldCharType="begin"/>
        </w:r>
        <w:r w:rsidR="001D0228">
          <w:rPr>
            <w:noProof/>
            <w:webHidden/>
          </w:rPr>
          <w:instrText xml:space="preserve"> PAGEREF _Toc476903414 \h </w:instrText>
        </w:r>
        <w:r w:rsidR="001D0228">
          <w:rPr>
            <w:noProof/>
            <w:webHidden/>
          </w:rPr>
        </w:r>
        <w:r w:rsidR="001D0228">
          <w:rPr>
            <w:noProof/>
            <w:webHidden/>
          </w:rPr>
          <w:fldChar w:fldCharType="separate"/>
        </w:r>
        <w:r w:rsidR="001D0228">
          <w:rPr>
            <w:noProof/>
            <w:webHidden/>
          </w:rPr>
          <w:t>47</w:t>
        </w:r>
        <w:r w:rsidR="001D0228">
          <w:rPr>
            <w:noProof/>
            <w:webHidden/>
          </w:rPr>
          <w:fldChar w:fldCharType="end"/>
        </w:r>
      </w:hyperlink>
    </w:p>
    <w:p w14:paraId="7C86752E"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15" w:history="1">
        <w:r w:rsidR="001D0228" w:rsidRPr="00971470">
          <w:rPr>
            <w:rStyle w:val="Hyperlink"/>
            <w:noProof/>
          </w:rPr>
          <w:t>6.3.4</w:t>
        </w:r>
        <w:r w:rsidR="001D0228">
          <w:rPr>
            <w:rFonts w:asciiTheme="minorHAnsi" w:eastAsiaTheme="minorEastAsia" w:hAnsiTheme="minorHAnsi" w:cstheme="minorBidi"/>
            <w:noProof/>
            <w:sz w:val="22"/>
            <w:szCs w:val="22"/>
          </w:rPr>
          <w:tab/>
        </w:r>
        <w:r w:rsidR="001D0228" w:rsidRPr="00971470">
          <w:rPr>
            <w:rStyle w:val="Hyperlink"/>
            <w:noProof/>
          </w:rPr>
          <w:t>Raster &gt; Calculate Statistics</w:t>
        </w:r>
        <w:r w:rsidR="001D0228">
          <w:rPr>
            <w:noProof/>
            <w:webHidden/>
          </w:rPr>
          <w:tab/>
        </w:r>
        <w:r w:rsidR="001D0228">
          <w:rPr>
            <w:noProof/>
            <w:webHidden/>
          </w:rPr>
          <w:fldChar w:fldCharType="begin"/>
        </w:r>
        <w:r w:rsidR="001D0228">
          <w:rPr>
            <w:noProof/>
            <w:webHidden/>
          </w:rPr>
          <w:instrText xml:space="preserve"> PAGEREF _Toc476903415 \h </w:instrText>
        </w:r>
        <w:r w:rsidR="001D0228">
          <w:rPr>
            <w:noProof/>
            <w:webHidden/>
          </w:rPr>
        </w:r>
        <w:r w:rsidR="001D0228">
          <w:rPr>
            <w:noProof/>
            <w:webHidden/>
          </w:rPr>
          <w:fldChar w:fldCharType="separate"/>
        </w:r>
        <w:r w:rsidR="001D0228">
          <w:rPr>
            <w:noProof/>
            <w:webHidden/>
          </w:rPr>
          <w:t>48</w:t>
        </w:r>
        <w:r w:rsidR="001D0228">
          <w:rPr>
            <w:noProof/>
            <w:webHidden/>
          </w:rPr>
          <w:fldChar w:fldCharType="end"/>
        </w:r>
      </w:hyperlink>
    </w:p>
    <w:p w14:paraId="4D4A5D39"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16" w:history="1">
        <w:r w:rsidR="001D0228" w:rsidRPr="00971470">
          <w:rPr>
            <w:rStyle w:val="Hyperlink"/>
            <w:noProof/>
          </w:rPr>
          <w:t>6.3.5</w:t>
        </w:r>
        <w:r w:rsidR="001D0228">
          <w:rPr>
            <w:rFonts w:asciiTheme="minorHAnsi" w:eastAsiaTheme="minorEastAsia" w:hAnsiTheme="minorHAnsi" w:cstheme="minorBidi"/>
            <w:noProof/>
            <w:sz w:val="22"/>
            <w:szCs w:val="22"/>
          </w:rPr>
          <w:tab/>
        </w:r>
        <w:r w:rsidR="001D0228" w:rsidRPr="00971470">
          <w:rPr>
            <w:rStyle w:val="Hyperlink"/>
            <w:noProof/>
          </w:rPr>
          <w:t>Raster &gt; Clip</w:t>
        </w:r>
        <w:r w:rsidR="001D0228">
          <w:rPr>
            <w:noProof/>
            <w:webHidden/>
          </w:rPr>
          <w:tab/>
        </w:r>
        <w:r w:rsidR="001D0228">
          <w:rPr>
            <w:noProof/>
            <w:webHidden/>
          </w:rPr>
          <w:fldChar w:fldCharType="begin"/>
        </w:r>
        <w:r w:rsidR="001D0228">
          <w:rPr>
            <w:noProof/>
            <w:webHidden/>
          </w:rPr>
          <w:instrText xml:space="preserve"> PAGEREF _Toc476903416 \h </w:instrText>
        </w:r>
        <w:r w:rsidR="001D0228">
          <w:rPr>
            <w:noProof/>
            <w:webHidden/>
          </w:rPr>
        </w:r>
        <w:r w:rsidR="001D0228">
          <w:rPr>
            <w:noProof/>
            <w:webHidden/>
          </w:rPr>
          <w:fldChar w:fldCharType="separate"/>
        </w:r>
        <w:r w:rsidR="001D0228">
          <w:rPr>
            <w:noProof/>
            <w:webHidden/>
          </w:rPr>
          <w:t>49</w:t>
        </w:r>
        <w:r w:rsidR="001D0228">
          <w:rPr>
            <w:noProof/>
            <w:webHidden/>
          </w:rPr>
          <w:fldChar w:fldCharType="end"/>
        </w:r>
      </w:hyperlink>
    </w:p>
    <w:p w14:paraId="38E722C2"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17" w:history="1">
        <w:r w:rsidR="001D0228" w:rsidRPr="00971470">
          <w:rPr>
            <w:rStyle w:val="Hyperlink"/>
            <w:noProof/>
          </w:rPr>
          <w:t>6.3.6</w:t>
        </w:r>
        <w:r w:rsidR="001D0228">
          <w:rPr>
            <w:rFonts w:asciiTheme="minorHAnsi" w:eastAsiaTheme="minorEastAsia" w:hAnsiTheme="minorHAnsi" w:cstheme="minorBidi"/>
            <w:noProof/>
            <w:sz w:val="22"/>
            <w:szCs w:val="22"/>
          </w:rPr>
          <w:tab/>
        </w:r>
        <w:r w:rsidR="001D0228" w:rsidRPr="00971470">
          <w:rPr>
            <w:rStyle w:val="Hyperlink"/>
            <w:noProof/>
          </w:rPr>
          <w:t>Raster &gt; Copy</w:t>
        </w:r>
        <w:r w:rsidR="001D0228">
          <w:rPr>
            <w:noProof/>
            <w:webHidden/>
          </w:rPr>
          <w:tab/>
        </w:r>
        <w:r w:rsidR="001D0228">
          <w:rPr>
            <w:noProof/>
            <w:webHidden/>
          </w:rPr>
          <w:fldChar w:fldCharType="begin"/>
        </w:r>
        <w:r w:rsidR="001D0228">
          <w:rPr>
            <w:noProof/>
            <w:webHidden/>
          </w:rPr>
          <w:instrText xml:space="preserve"> PAGEREF _Toc476903417 \h </w:instrText>
        </w:r>
        <w:r w:rsidR="001D0228">
          <w:rPr>
            <w:noProof/>
            <w:webHidden/>
          </w:rPr>
        </w:r>
        <w:r w:rsidR="001D0228">
          <w:rPr>
            <w:noProof/>
            <w:webHidden/>
          </w:rPr>
          <w:fldChar w:fldCharType="separate"/>
        </w:r>
        <w:r w:rsidR="001D0228">
          <w:rPr>
            <w:noProof/>
            <w:webHidden/>
          </w:rPr>
          <w:t>51</w:t>
        </w:r>
        <w:r w:rsidR="001D0228">
          <w:rPr>
            <w:noProof/>
            <w:webHidden/>
          </w:rPr>
          <w:fldChar w:fldCharType="end"/>
        </w:r>
      </w:hyperlink>
    </w:p>
    <w:p w14:paraId="162D3828"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18" w:history="1">
        <w:r w:rsidR="001D0228" w:rsidRPr="00971470">
          <w:rPr>
            <w:rStyle w:val="Hyperlink"/>
            <w:noProof/>
          </w:rPr>
          <w:t>6.3.7</w:t>
        </w:r>
        <w:r w:rsidR="001D0228">
          <w:rPr>
            <w:rFonts w:asciiTheme="minorHAnsi" w:eastAsiaTheme="minorEastAsia" w:hAnsiTheme="minorHAnsi" w:cstheme="minorBidi"/>
            <w:noProof/>
            <w:sz w:val="22"/>
            <w:szCs w:val="22"/>
          </w:rPr>
          <w:tab/>
        </w:r>
        <w:r w:rsidR="001D0228" w:rsidRPr="00971470">
          <w:rPr>
            <w:rStyle w:val="Hyperlink"/>
            <w:noProof/>
          </w:rPr>
          <w:t>Raster &gt; Lookup by Table</w:t>
        </w:r>
        <w:r w:rsidR="001D0228">
          <w:rPr>
            <w:noProof/>
            <w:webHidden/>
          </w:rPr>
          <w:tab/>
        </w:r>
        <w:r w:rsidR="001D0228">
          <w:rPr>
            <w:noProof/>
            <w:webHidden/>
          </w:rPr>
          <w:fldChar w:fldCharType="begin"/>
        </w:r>
        <w:r w:rsidR="001D0228">
          <w:rPr>
            <w:noProof/>
            <w:webHidden/>
          </w:rPr>
          <w:instrText xml:space="preserve"> PAGEREF _Toc476903418 \h </w:instrText>
        </w:r>
        <w:r w:rsidR="001D0228">
          <w:rPr>
            <w:noProof/>
            <w:webHidden/>
          </w:rPr>
        </w:r>
        <w:r w:rsidR="001D0228">
          <w:rPr>
            <w:noProof/>
            <w:webHidden/>
          </w:rPr>
          <w:fldChar w:fldCharType="separate"/>
        </w:r>
        <w:r w:rsidR="001D0228">
          <w:rPr>
            <w:noProof/>
            <w:webHidden/>
          </w:rPr>
          <w:t>54</w:t>
        </w:r>
        <w:r w:rsidR="001D0228">
          <w:rPr>
            <w:noProof/>
            <w:webHidden/>
          </w:rPr>
          <w:fldChar w:fldCharType="end"/>
        </w:r>
      </w:hyperlink>
    </w:p>
    <w:p w14:paraId="5FD01B8A"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19" w:history="1">
        <w:r w:rsidR="001D0228" w:rsidRPr="00971470">
          <w:rPr>
            <w:rStyle w:val="Hyperlink"/>
            <w:noProof/>
          </w:rPr>
          <w:t>6.3.8</w:t>
        </w:r>
        <w:r w:rsidR="001D0228">
          <w:rPr>
            <w:rFonts w:asciiTheme="minorHAnsi" w:eastAsiaTheme="minorEastAsia" w:hAnsiTheme="minorHAnsi" w:cstheme="minorBidi"/>
            <w:noProof/>
            <w:sz w:val="22"/>
            <w:szCs w:val="22"/>
          </w:rPr>
          <w:tab/>
        </w:r>
        <w:r w:rsidR="001D0228" w:rsidRPr="00971470">
          <w:rPr>
            <w:rStyle w:val="Hyperlink"/>
            <w:noProof/>
          </w:rPr>
          <w:t>Raster &gt; Reclass by Table</w:t>
        </w:r>
        <w:r w:rsidR="001D0228">
          <w:rPr>
            <w:noProof/>
            <w:webHidden/>
          </w:rPr>
          <w:tab/>
        </w:r>
        <w:r w:rsidR="001D0228">
          <w:rPr>
            <w:noProof/>
            <w:webHidden/>
          </w:rPr>
          <w:fldChar w:fldCharType="begin"/>
        </w:r>
        <w:r w:rsidR="001D0228">
          <w:rPr>
            <w:noProof/>
            <w:webHidden/>
          </w:rPr>
          <w:instrText xml:space="preserve"> PAGEREF _Toc476903419 \h </w:instrText>
        </w:r>
        <w:r w:rsidR="001D0228">
          <w:rPr>
            <w:noProof/>
            <w:webHidden/>
          </w:rPr>
        </w:r>
        <w:r w:rsidR="001D0228">
          <w:rPr>
            <w:noProof/>
            <w:webHidden/>
          </w:rPr>
          <w:fldChar w:fldCharType="separate"/>
        </w:r>
        <w:r w:rsidR="001D0228">
          <w:rPr>
            <w:noProof/>
            <w:webHidden/>
          </w:rPr>
          <w:t>55</w:t>
        </w:r>
        <w:r w:rsidR="001D0228">
          <w:rPr>
            <w:noProof/>
            <w:webHidden/>
          </w:rPr>
          <w:fldChar w:fldCharType="end"/>
        </w:r>
      </w:hyperlink>
    </w:p>
    <w:p w14:paraId="4DBD6223"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20" w:history="1">
        <w:r w:rsidR="001D0228" w:rsidRPr="00971470">
          <w:rPr>
            <w:rStyle w:val="Hyperlink"/>
            <w:noProof/>
          </w:rPr>
          <w:t>6.3.9</w:t>
        </w:r>
        <w:r w:rsidR="001D0228">
          <w:rPr>
            <w:rFonts w:asciiTheme="minorHAnsi" w:eastAsiaTheme="minorEastAsia" w:hAnsiTheme="minorHAnsi" w:cstheme="minorBidi"/>
            <w:noProof/>
            <w:sz w:val="22"/>
            <w:szCs w:val="22"/>
          </w:rPr>
          <w:tab/>
        </w:r>
        <w:r w:rsidR="001D0228" w:rsidRPr="00971470">
          <w:rPr>
            <w:rStyle w:val="Hyperlink"/>
            <w:noProof/>
          </w:rPr>
          <w:t>Raster &gt; Reproject</w:t>
        </w:r>
        <w:r w:rsidR="001D0228">
          <w:rPr>
            <w:noProof/>
            <w:webHidden/>
          </w:rPr>
          <w:tab/>
        </w:r>
        <w:r w:rsidR="001D0228">
          <w:rPr>
            <w:noProof/>
            <w:webHidden/>
          </w:rPr>
          <w:fldChar w:fldCharType="begin"/>
        </w:r>
        <w:r w:rsidR="001D0228">
          <w:rPr>
            <w:noProof/>
            <w:webHidden/>
          </w:rPr>
          <w:instrText xml:space="preserve"> PAGEREF _Toc476903420 \h </w:instrText>
        </w:r>
        <w:r w:rsidR="001D0228">
          <w:rPr>
            <w:noProof/>
            <w:webHidden/>
          </w:rPr>
        </w:r>
        <w:r w:rsidR="001D0228">
          <w:rPr>
            <w:noProof/>
            <w:webHidden/>
          </w:rPr>
          <w:fldChar w:fldCharType="separate"/>
        </w:r>
        <w:r w:rsidR="001D0228">
          <w:rPr>
            <w:noProof/>
            <w:webHidden/>
          </w:rPr>
          <w:t>57</w:t>
        </w:r>
        <w:r w:rsidR="001D0228">
          <w:rPr>
            <w:noProof/>
            <w:webHidden/>
          </w:rPr>
          <w:fldChar w:fldCharType="end"/>
        </w:r>
      </w:hyperlink>
    </w:p>
    <w:p w14:paraId="756AACDB"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21" w:history="1">
        <w:r w:rsidR="001D0228" w:rsidRPr="00971470">
          <w:rPr>
            <w:rStyle w:val="Hyperlink"/>
            <w:noProof/>
          </w:rPr>
          <w:t>6.3.10</w:t>
        </w:r>
        <w:r w:rsidR="001D0228">
          <w:rPr>
            <w:rFonts w:asciiTheme="minorHAnsi" w:eastAsiaTheme="minorEastAsia" w:hAnsiTheme="minorHAnsi" w:cstheme="minorBidi"/>
            <w:noProof/>
            <w:sz w:val="22"/>
            <w:szCs w:val="22"/>
          </w:rPr>
          <w:tab/>
        </w:r>
        <w:r w:rsidR="001D0228" w:rsidRPr="00971470">
          <w:rPr>
            <w:rStyle w:val="Hyperlink"/>
            <w:noProof/>
          </w:rPr>
          <w:t>Raster &gt; Resample</w:t>
        </w:r>
        <w:r w:rsidR="001D0228">
          <w:rPr>
            <w:noProof/>
            <w:webHidden/>
          </w:rPr>
          <w:tab/>
        </w:r>
        <w:r w:rsidR="001D0228">
          <w:rPr>
            <w:noProof/>
            <w:webHidden/>
          </w:rPr>
          <w:fldChar w:fldCharType="begin"/>
        </w:r>
        <w:r w:rsidR="001D0228">
          <w:rPr>
            <w:noProof/>
            <w:webHidden/>
          </w:rPr>
          <w:instrText xml:space="preserve"> PAGEREF _Toc476903421 \h </w:instrText>
        </w:r>
        <w:r w:rsidR="001D0228">
          <w:rPr>
            <w:noProof/>
            <w:webHidden/>
          </w:rPr>
        </w:r>
        <w:r w:rsidR="001D0228">
          <w:rPr>
            <w:noProof/>
            <w:webHidden/>
          </w:rPr>
          <w:fldChar w:fldCharType="separate"/>
        </w:r>
        <w:r w:rsidR="001D0228">
          <w:rPr>
            <w:noProof/>
            <w:webHidden/>
          </w:rPr>
          <w:t>59</w:t>
        </w:r>
        <w:r w:rsidR="001D0228">
          <w:rPr>
            <w:noProof/>
            <w:webHidden/>
          </w:rPr>
          <w:fldChar w:fldCharType="end"/>
        </w:r>
      </w:hyperlink>
    </w:p>
    <w:p w14:paraId="18764D17"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22" w:history="1">
        <w:r w:rsidR="001D0228" w:rsidRPr="00971470">
          <w:rPr>
            <w:rStyle w:val="Hyperlink"/>
            <w:noProof/>
          </w:rPr>
          <w:t>6.3.11</w:t>
        </w:r>
        <w:r w:rsidR="001D0228">
          <w:rPr>
            <w:rFonts w:asciiTheme="minorHAnsi" w:eastAsiaTheme="minorEastAsia" w:hAnsiTheme="minorHAnsi" w:cstheme="minorBidi"/>
            <w:noProof/>
            <w:sz w:val="22"/>
            <w:szCs w:val="22"/>
          </w:rPr>
          <w:tab/>
        </w:r>
        <w:r w:rsidR="001D0228" w:rsidRPr="00971470">
          <w:rPr>
            <w:rStyle w:val="Hyperlink"/>
            <w:noProof/>
          </w:rPr>
          <w:t>Raster &gt; Set NoData Value</w:t>
        </w:r>
        <w:r w:rsidR="001D0228">
          <w:rPr>
            <w:noProof/>
            <w:webHidden/>
          </w:rPr>
          <w:tab/>
        </w:r>
        <w:r w:rsidR="001D0228">
          <w:rPr>
            <w:noProof/>
            <w:webHidden/>
          </w:rPr>
          <w:fldChar w:fldCharType="begin"/>
        </w:r>
        <w:r w:rsidR="001D0228">
          <w:rPr>
            <w:noProof/>
            <w:webHidden/>
          </w:rPr>
          <w:instrText xml:space="preserve"> PAGEREF _Toc476903422 \h </w:instrText>
        </w:r>
        <w:r w:rsidR="001D0228">
          <w:rPr>
            <w:noProof/>
            <w:webHidden/>
          </w:rPr>
        </w:r>
        <w:r w:rsidR="001D0228">
          <w:rPr>
            <w:noProof/>
            <w:webHidden/>
          </w:rPr>
          <w:fldChar w:fldCharType="separate"/>
        </w:r>
        <w:r w:rsidR="001D0228">
          <w:rPr>
            <w:noProof/>
            <w:webHidden/>
          </w:rPr>
          <w:t>60</w:t>
        </w:r>
        <w:r w:rsidR="001D0228">
          <w:rPr>
            <w:noProof/>
            <w:webHidden/>
          </w:rPr>
          <w:fldChar w:fldCharType="end"/>
        </w:r>
      </w:hyperlink>
    </w:p>
    <w:p w14:paraId="0D7824D4"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23" w:history="1">
        <w:r w:rsidR="001D0228" w:rsidRPr="00971470">
          <w:rPr>
            <w:rStyle w:val="Hyperlink"/>
            <w:noProof/>
          </w:rPr>
          <w:t>6.3.12</w:t>
        </w:r>
        <w:r w:rsidR="001D0228">
          <w:rPr>
            <w:rFonts w:asciiTheme="minorHAnsi" w:eastAsiaTheme="minorEastAsia" w:hAnsiTheme="minorHAnsi" w:cstheme="minorBidi"/>
            <w:noProof/>
            <w:sz w:val="22"/>
            <w:szCs w:val="22"/>
          </w:rPr>
          <w:tab/>
        </w:r>
        <w:r w:rsidR="001D0228" w:rsidRPr="00971470">
          <w:rPr>
            <w:rStyle w:val="Hyperlink"/>
            <w:noProof/>
          </w:rPr>
          <w:t>Raster &gt; Set Value to Null</w:t>
        </w:r>
        <w:r w:rsidR="001D0228">
          <w:rPr>
            <w:noProof/>
            <w:webHidden/>
          </w:rPr>
          <w:tab/>
        </w:r>
        <w:r w:rsidR="001D0228">
          <w:rPr>
            <w:noProof/>
            <w:webHidden/>
          </w:rPr>
          <w:fldChar w:fldCharType="begin"/>
        </w:r>
        <w:r w:rsidR="001D0228">
          <w:rPr>
            <w:noProof/>
            <w:webHidden/>
          </w:rPr>
          <w:instrText xml:space="preserve"> PAGEREF _Toc476903423 \h </w:instrText>
        </w:r>
        <w:r w:rsidR="001D0228">
          <w:rPr>
            <w:noProof/>
            <w:webHidden/>
          </w:rPr>
        </w:r>
        <w:r w:rsidR="001D0228">
          <w:rPr>
            <w:noProof/>
            <w:webHidden/>
          </w:rPr>
          <w:fldChar w:fldCharType="separate"/>
        </w:r>
        <w:r w:rsidR="001D0228">
          <w:rPr>
            <w:noProof/>
            <w:webHidden/>
          </w:rPr>
          <w:t>62</w:t>
        </w:r>
        <w:r w:rsidR="001D0228">
          <w:rPr>
            <w:noProof/>
            <w:webHidden/>
          </w:rPr>
          <w:fldChar w:fldCharType="end"/>
        </w:r>
      </w:hyperlink>
    </w:p>
    <w:p w14:paraId="552998B4"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24" w:history="1">
        <w:r w:rsidR="001D0228" w:rsidRPr="00971470">
          <w:rPr>
            <w:rStyle w:val="Hyperlink"/>
            <w:noProof/>
          </w:rPr>
          <w:t>6.3.13</w:t>
        </w:r>
        <w:r w:rsidR="001D0228">
          <w:rPr>
            <w:rFonts w:asciiTheme="minorHAnsi" w:eastAsiaTheme="minorEastAsia" w:hAnsiTheme="minorHAnsi" w:cstheme="minorBidi"/>
            <w:noProof/>
            <w:sz w:val="22"/>
            <w:szCs w:val="22"/>
          </w:rPr>
          <w:tab/>
        </w:r>
        <w:r w:rsidR="001D0228" w:rsidRPr="00971470">
          <w:rPr>
            <w:rStyle w:val="Hyperlink"/>
            <w:noProof/>
          </w:rPr>
          <w:t>Raster &gt; Transform</w:t>
        </w:r>
        <w:r w:rsidR="001D0228">
          <w:rPr>
            <w:noProof/>
            <w:webHidden/>
          </w:rPr>
          <w:tab/>
        </w:r>
        <w:r w:rsidR="001D0228">
          <w:rPr>
            <w:noProof/>
            <w:webHidden/>
          </w:rPr>
          <w:fldChar w:fldCharType="begin"/>
        </w:r>
        <w:r w:rsidR="001D0228">
          <w:rPr>
            <w:noProof/>
            <w:webHidden/>
          </w:rPr>
          <w:instrText xml:space="preserve"> PAGEREF _Toc476903424 \h </w:instrText>
        </w:r>
        <w:r w:rsidR="001D0228">
          <w:rPr>
            <w:noProof/>
            <w:webHidden/>
          </w:rPr>
        </w:r>
        <w:r w:rsidR="001D0228">
          <w:rPr>
            <w:noProof/>
            <w:webHidden/>
          </w:rPr>
          <w:fldChar w:fldCharType="separate"/>
        </w:r>
        <w:r w:rsidR="001D0228">
          <w:rPr>
            <w:noProof/>
            <w:webHidden/>
          </w:rPr>
          <w:t>63</w:t>
        </w:r>
        <w:r w:rsidR="001D0228">
          <w:rPr>
            <w:noProof/>
            <w:webHidden/>
          </w:rPr>
          <w:fldChar w:fldCharType="end"/>
        </w:r>
      </w:hyperlink>
    </w:p>
    <w:p w14:paraId="37D41A5E"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25" w:history="1">
        <w:r w:rsidR="001D0228" w:rsidRPr="00971470">
          <w:rPr>
            <w:rStyle w:val="Hyperlink"/>
            <w:noProof/>
          </w:rPr>
          <w:t>6.3.14</w:t>
        </w:r>
        <w:r w:rsidR="001D0228">
          <w:rPr>
            <w:rFonts w:asciiTheme="minorHAnsi" w:eastAsiaTheme="minorEastAsia" w:hAnsiTheme="minorHAnsi" w:cstheme="minorBidi"/>
            <w:noProof/>
            <w:sz w:val="22"/>
            <w:szCs w:val="22"/>
          </w:rPr>
          <w:tab/>
        </w:r>
        <w:r w:rsidR="001D0228" w:rsidRPr="00971470">
          <w:rPr>
            <w:rStyle w:val="Hyperlink"/>
            <w:noProof/>
          </w:rPr>
          <w:t>Raster &gt; Tweak Values</w:t>
        </w:r>
        <w:r w:rsidR="001D0228">
          <w:rPr>
            <w:noProof/>
            <w:webHidden/>
          </w:rPr>
          <w:tab/>
        </w:r>
        <w:r w:rsidR="001D0228">
          <w:rPr>
            <w:noProof/>
            <w:webHidden/>
          </w:rPr>
          <w:fldChar w:fldCharType="begin"/>
        </w:r>
        <w:r w:rsidR="001D0228">
          <w:rPr>
            <w:noProof/>
            <w:webHidden/>
          </w:rPr>
          <w:instrText xml:space="preserve"> PAGEREF _Toc476903425 \h </w:instrText>
        </w:r>
        <w:r w:rsidR="001D0228">
          <w:rPr>
            <w:noProof/>
            <w:webHidden/>
          </w:rPr>
        </w:r>
        <w:r w:rsidR="001D0228">
          <w:rPr>
            <w:noProof/>
            <w:webHidden/>
          </w:rPr>
          <w:fldChar w:fldCharType="separate"/>
        </w:r>
        <w:r w:rsidR="001D0228">
          <w:rPr>
            <w:noProof/>
            <w:webHidden/>
          </w:rPr>
          <w:t>64</w:t>
        </w:r>
        <w:r w:rsidR="001D0228">
          <w:rPr>
            <w:noProof/>
            <w:webHidden/>
          </w:rPr>
          <w:fldChar w:fldCharType="end"/>
        </w:r>
      </w:hyperlink>
    </w:p>
    <w:p w14:paraId="5F044DFB" w14:textId="77777777" w:rsidR="001D0228" w:rsidRDefault="00943AA9">
      <w:pPr>
        <w:pStyle w:val="TOC3"/>
        <w:tabs>
          <w:tab w:val="left" w:pos="1320"/>
          <w:tab w:val="right" w:leader="dot" w:pos="13948"/>
        </w:tabs>
        <w:rPr>
          <w:rFonts w:asciiTheme="minorHAnsi" w:eastAsiaTheme="minorEastAsia" w:hAnsiTheme="minorHAnsi" w:cstheme="minorBidi"/>
          <w:noProof/>
          <w:sz w:val="22"/>
          <w:szCs w:val="22"/>
        </w:rPr>
      </w:pPr>
      <w:hyperlink w:anchor="_Toc476903426" w:history="1">
        <w:r w:rsidR="001D0228" w:rsidRPr="00971470">
          <w:rPr>
            <w:rStyle w:val="Hyperlink"/>
            <w:noProof/>
          </w:rPr>
          <w:t>6.3.15</w:t>
        </w:r>
        <w:r w:rsidR="001D0228">
          <w:rPr>
            <w:rFonts w:asciiTheme="minorHAnsi" w:eastAsiaTheme="minorEastAsia" w:hAnsiTheme="minorHAnsi" w:cstheme="minorBidi"/>
            <w:noProof/>
            <w:sz w:val="22"/>
            <w:szCs w:val="22"/>
          </w:rPr>
          <w:tab/>
        </w:r>
        <w:r w:rsidR="001D0228" w:rsidRPr="00971470">
          <w:rPr>
            <w:rStyle w:val="Hyperlink"/>
            <w:noProof/>
          </w:rPr>
          <w:t>Raster &gt; Values at Points</w:t>
        </w:r>
        <w:r w:rsidR="001D0228">
          <w:rPr>
            <w:noProof/>
            <w:webHidden/>
          </w:rPr>
          <w:tab/>
        </w:r>
        <w:r w:rsidR="001D0228">
          <w:rPr>
            <w:noProof/>
            <w:webHidden/>
          </w:rPr>
          <w:fldChar w:fldCharType="begin"/>
        </w:r>
        <w:r w:rsidR="001D0228">
          <w:rPr>
            <w:noProof/>
            <w:webHidden/>
          </w:rPr>
          <w:instrText xml:space="preserve"> PAGEREF _Toc476903426 \h </w:instrText>
        </w:r>
        <w:r w:rsidR="001D0228">
          <w:rPr>
            <w:noProof/>
            <w:webHidden/>
          </w:rPr>
        </w:r>
        <w:r w:rsidR="001D0228">
          <w:rPr>
            <w:noProof/>
            <w:webHidden/>
          </w:rPr>
          <w:fldChar w:fldCharType="separate"/>
        </w:r>
        <w:r w:rsidR="001D0228">
          <w:rPr>
            <w:noProof/>
            <w:webHidden/>
          </w:rPr>
          <w:t>65</w:t>
        </w:r>
        <w:r w:rsidR="001D0228">
          <w:rPr>
            <w:noProof/>
            <w:webHidden/>
          </w:rPr>
          <w:fldChar w:fldCharType="end"/>
        </w:r>
      </w:hyperlink>
    </w:p>
    <w:p w14:paraId="43307B1D" w14:textId="77777777" w:rsidR="001D0228" w:rsidRDefault="00943AA9">
      <w:pPr>
        <w:pStyle w:val="TOC1"/>
        <w:tabs>
          <w:tab w:val="left" w:pos="440"/>
          <w:tab w:val="right" w:leader="dot" w:pos="13948"/>
        </w:tabs>
        <w:rPr>
          <w:rFonts w:asciiTheme="minorHAnsi" w:eastAsiaTheme="minorEastAsia" w:hAnsiTheme="minorHAnsi" w:cstheme="minorBidi"/>
          <w:noProof/>
          <w:sz w:val="22"/>
          <w:szCs w:val="22"/>
        </w:rPr>
      </w:pPr>
      <w:hyperlink w:anchor="_Toc476903427" w:history="1">
        <w:r w:rsidR="001D0228" w:rsidRPr="00971470">
          <w:rPr>
            <w:rStyle w:val="Hyperlink"/>
            <w:noProof/>
          </w:rPr>
          <w:t>7</w:t>
        </w:r>
        <w:r w:rsidR="001D0228">
          <w:rPr>
            <w:rFonts w:asciiTheme="minorHAnsi" w:eastAsiaTheme="minorEastAsia" w:hAnsiTheme="minorHAnsi" w:cstheme="minorBidi"/>
            <w:noProof/>
            <w:sz w:val="22"/>
            <w:szCs w:val="22"/>
          </w:rPr>
          <w:tab/>
        </w:r>
        <w:r w:rsidR="001D0228" w:rsidRPr="00971470">
          <w:rPr>
            <w:rStyle w:val="Hyperlink"/>
            <w:noProof/>
          </w:rPr>
          <w:t>Other tips – Generating a metadata file from ArcGIS geodata</w:t>
        </w:r>
        <w:r w:rsidR="001D0228">
          <w:rPr>
            <w:noProof/>
            <w:webHidden/>
          </w:rPr>
          <w:tab/>
        </w:r>
        <w:r w:rsidR="001D0228">
          <w:rPr>
            <w:noProof/>
            <w:webHidden/>
          </w:rPr>
          <w:fldChar w:fldCharType="begin"/>
        </w:r>
        <w:r w:rsidR="001D0228">
          <w:rPr>
            <w:noProof/>
            <w:webHidden/>
          </w:rPr>
          <w:instrText xml:space="preserve"> PAGEREF _Toc476903427 \h </w:instrText>
        </w:r>
        <w:r w:rsidR="001D0228">
          <w:rPr>
            <w:noProof/>
            <w:webHidden/>
          </w:rPr>
        </w:r>
        <w:r w:rsidR="001D0228">
          <w:rPr>
            <w:noProof/>
            <w:webHidden/>
          </w:rPr>
          <w:fldChar w:fldCharType="separate"/>
        </w:r>
        <w:r w:rsidR="001D0228">
          <w:rPr>
            <w:noProof/>
            <w:webHidden/>
          </w:rPr>
          <w:t>67</w:t>
        </w:r>
        <w:r w:rsidR="001D0228">
          <w:rPr>
            <w:noProof/>
            <w:webHidden/>
          </w:rPr>
          <w:fldChar w:fldCharType="end"/>
        </w:r>
      </w:hyperlink>
    </w:p>
    <w:p w14:paraId="35EFD4B6" w14:textId="77777777" w:rsidR="001D0228" w:rsidRDefault="00943AA9">
      <w:pPr>
        <w:pStyle w:val="TOC1"/>
        <w:tabs>
          <w:tab w:val="left" w:pos="440"/>
          <w:tab w:val="right" w:leader="dot" w:pos="13948"/>
        </w:tabs>
        <w:rPr>
          <w:rFonts w:asciiTheme="minorHAnsi" w:eastAsiaTheme="minorEastAsia" w:hAnsiTheme="minorHAnsi" w:cstheme="minorBidi"/>
          <w:noProof/>
          <w:sz w:val="22"/>
          <w:szCs w:val="22"/>
        </w:rPr>
      </w:pPr>
      <w:hyperlink w:anchor="_Toc476903428" w:history="1">
        <w:r w:rsidR="001D0228" w:rsidRPr="00971470">
          <w:rPr>
            <w:rStyle w:val="Hyperlink"/>
            <w:noProof/>
          </w:rPr>
          <w:t>8</w:t>
        </w:r>
        <w:r w:rsidR="001D0228">
          <w:rPr>
            <w:rFonts w:asciiTheme="minorHAnsi" w:eastAsiaTheme="minorEastAsia" w:hAnsiTheme="minorHAnsi" w:cstheme="minorBidi"/>
            <w:noProof/>
            <w:sz w:val="22"/>
            <w:szCs w:val="22"/>
          </w:rPr>
          <w:tab/>
        </w:r>
        <w:r w:rsidR="001D0228" w:rsidRPr="00971470">
          <w:rPr>
            <w:rStyle w:val="Hyperlink"/>
            <w:noProof/>
          </w:rPr>
          <w:t>Glossary of terms</w:t>
        </w:r>
        <w:r w:rsidR="001D0228">
          <w:rPr>
            <w:noProof/>
            <w:webHidden/>
          </w:rPr>
          <w:tab/>
        </w:r>
        <w:r w:rsidR="001D0228">
          <w:rPr>
            <w:noProof/>
            <w:webHidden/>
          </w:rPr>
          <w:fldChar w:fldCharType="begin"/>
        </w:r>
        <w:r w:rsidR="001D0228">
          <w:rPr>
            <w:noProof/>
            <w:webHidden/>
          </w:rPr>
          <w:instrText xml:space="preserve"> PAGEREF _Toc476903428 \h </w:instrText>
        </w:r>
        <w:r w:rsidR="001D0228">
          <w:rPr>
            <w:noProof/>
            <w:webHidden/>
          </w:rPr>
        </w:r>
        <w:r w:rsidR="001D0228">
          <w:rPr>
            <w:noProof/>
            <w:webHidden/>
          </w:rPr>
          <w:fldChar w:fldCharType="separate"/>
        </w:r>
        <w:r w:rsidR="001D0228">
          <w:rPr>
            <w:noProof/>
            <w:webHidden/>
          </w:rPr>
          <w:t>68</w:t>
        </w:r>
        <w:r w:rsidR="001D0228">
          <w:rPr>
            <w:noProof/>
            <w:webHidden/>
          </w:rPr>
          <w:fldChar w:fldCharType="end"/>
        </w:r>
      </w:hyperlink>
    </w:p>
    <w:p w14:paraId="4CC02767" w14:textId="77777777" w:rsidR="001D0228" w:rsidRDefault="00943AA9">
      <w:pPr>
        <w:pStyle w:val="TOC1"/>
        <w:tabs>
          <w:tab w:val="left" w:pos="440"/>
          <w:tab w:val="right" w:leader="dot" w:pos="13948"/>
        </w:tabs>
        <w:rPr>
          <w:rFonts w:asciiTheme="minorHAnsi" w:eastAsiaTheme="minorEastAsia" w:hAnsiTheme="minorHAnsi" w:cstheme="minorBidi"/>
          <w:noProof/>
          <w:sz w:val="22"/>
          <w:szCs w:val="22"/>
        </w:rPr>
      </w:pPr>
      <w:hyperlink w:anchor="_Toc476903429" w:history="1">
        <w:r w:rsidR="001D0228" w:rsidRPr="00971470">
          <w:rPr>
            <w:rStyle w:val="Hyperlink"/>
            <w:noProof/>
          </w:rPr>
          <w:t>9</w:t>
        </w:r>
        <w:r w:rsidR="001D0228">
          <w:rPr>
            <w:rFonts w:asciiTheme="minorHAnsi" w:eastAsiaTheme="minorEastAsia" w:hAnsiTheme="minorHAnsi" w:cstheme="minorBidi"/>
            <w:noProof/>
            <w:sz w:val="22"/>
            <w:szCs w:val="22"/>
          </w:rPr>
          <w:tab/>
        </w:r>
        <w:r w:rsidR="001D0228" w:rsidRPr="00971470">
          <w:rPr>
            <w:rStyle w:val="Hyperlink"/>
            <w:noProof/>
          </w:rPr>
          <w:t>Known issues and bugs</w:t>
        </w:r>
        <w:r w:rsidR="001D0228">
          <w:rPr>
            <w:noProof/>
            <w:webHidden/>
          </w:rPr>
          <w:tab/>
        </w:r>
        <w:r w:rsidR="001D0228">
          <w:rPr>
            <w:noProof/>
            <w:webHidden/>
          </w:rPr>
          <w:fldChar w:fldCharType="begin"/>
        </w:r>
        <w:r w:rsidR="001D0228">
          <w:rPr>
            <w:noProof/>
            <w:webHidden/>
          </w:rPr>
          <w:instrText xml:space="preserve"> PAGEREF _Toc476903429 \h </w:instrText>
        </w:r>
        <w:r w:rsidR="001D0228">
          <w:rPr>
            <w:noProof/>
            <w:webHidden/>
          </w:rPr>
        </w:r>
        <w:r w:rsidR="001D0228">
          <w:rPr>
            <w:noProof/>
            <w:webHidden/>
          </w:rPr>
          <w:fldChar w:fldCharType="separate"/>
        </w:r>
        <w:r w:rsidR="001D0228">
          <w:rPr>
            <w:noProof/>
            <w:webHidden/>
          </w:rPr>
          <w:t>68</w:t>
        </w:r>
        <w:r w:rsidR="001D0228">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10504247" w:rsidR="00C86036" w:rsidRDefault="00F64C6A" w:rsidP="007A47C1">
      <w:pPr>
        <w:pStyle w:val="Heading1"/>
        <w:numPr>
          <w:ilvl w:val="0"/>
          <w:numId w:val="2"/>
        </w:numPr>
      </w:pPr>
      <w:bookmarkStart w:id="6" w:name="_Toc476903380"/>
      <w:r>
        <w:rPr>
          <w:noProof/>
        </w:rPr>
        <w:lastRenderedPageBreak/>
        <mc:AlternateContent>
          <mc:Choice Requires="wps">
            <w:drawing>
              <wp:anchor distT="0" distB="0" distL="114300" distR="114300" simplePos="0" relativeHeight="251826176" behindDoc="1" locked="0" layoutInCell="1" allowOverlap="1" wp14:anchorId="720B4DD2" wp14:editId="5B7DB80E">
                <wp:simplePos x="0" y="0"/>
                <wp:positionH relativeFrom="column">
                  <wp:posOffset>82550</wp:posOffset>
                </wp:positionH>
                <wp:positionV relativeFrom="paragraph">
                  <wp:posOffset>5629910</wp:posOffset>
                </wp:positionV>
                <wp:extent cx="2004695" cy="635"/>
                <wp:effectExtent l="0" t="0" r="0" b="0"/>
                <wp:wrapTight wrapText="bothSides">
                  <wp:wrapPolygon edited="0">
                    <wp:start x="0" y="0"/>
                    <wp:lineTo x="0" y="21600"/>
                    <wp:lineTo x="21600" y="21600"/>
                    <wp:lineTo x="21600" y="0"/>
                  </wp:wrapPolygon>
                </wp:wrapTight>
                <wp:docPr id="263" name="Text Box 263"/>
                <wp:cNvGraphicFramePr/>
                <a:graphic xmlns:a="http://schemas.openxmlformats.org/drawingml/2006/main">
                  <a:graphicData uri="http://schemas.microsoft.com/office/word/2010/wordprocessingShape">
                    <wps:wsp>
                      <wps:cNvSpPr txBox="1"/>
                      <wps:spPr>
                        <a:xfrm>
                          <a:off x="0" y="0"/>
                          <a:ext cx="2004695" cy="635"/>
                        </a:xfrm>
                        <a:prstGeom prst="rect">
                          <a:avLst/>
                        </a:prstGeom>
                        <a:solidFill>
                          <a:prstClr val="white"/>
                        </a:solidFill>
                        <a:ln>
                          <a:noFill/>
                        </a:ln>
                        <a:effectLst/>
                      </wps:spPr>
                      <wps:txbx>
                        <w:txbxContent>
                          <w:p w14:paraId="4872008E" w14:textId="5EA090DF" w:rsidR="00943AA9" w:rsidRPr="001403B3" w:rsidRDefault="00943AA9" w:rsidP="00F64C6A">
                            <w:pPr>
                              <w:pStyle w:val="Caption"/>
                              <w:rPr>
                                <w:b/>
                                <w:bCs/>
                                <w:noProof/>
                                <w:sz w:val="28"/>
                                <w:szCs w:val="28"/>
                              </w:rPr>
                            </w:pPr>
                            <w:r>
                              <w:t xml:space="preserve">Figure </w:t>
                            </w:r>
                            <w:fldSimple w:instr=" SEQ Figure \* ARABIC ">
                              <w:r>
                                <w:rPr>
                                  <w:noProof/>
                                </w:rPr>
                                <w:t>1</w:t>
                              </w:r>
                            </w:fldSimple>
                            <w:r>
                              <w:t xml:space="preserve"> Grid Garage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0B4DD2" id="Text Box 263" o:spid="_x0000_s1027" type="#_x0000_t202" style="position:absolute;left:0;text-align:left;margin-left:6.5pt;margin-top:443.3pt;width:157.85pt;height:.05pt;z-index:-25149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FnNQIAAHYEAAAOAAAAZHJzL2Uyb0RvYy54bWysVFFv2jAQfp+0/2D5fQToita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" stroked="f">
                <v:textbox style="mso-fit-shape-to-text:t" inset="0,0,0,0">
                  <w:txbxContent>
                    <w:p w14:paraId="4872008E" w14:textId="5EA090DF" w:rsidR="00943AA9" w:rsidRPr="001403B3" w:rsidRDefault="00943AA9" w:rsidP="00F64C6A">
                      <w:pPr>
                        <w:pStyle w:val="Caption"/>
                        <w:rPr>
                          <w:b/>
                          <w:bCs/>
                          <w:noProof/>
                          <w:sz w:val="28"/>
                          <w:szCs w:val="28"/>
                        </w:rPr>
                      </w:pPr>
                      <w:r>
                        <w:t xml:space="preserve">Figure </w:t>
                      </w:r>
                      <w:fldSimple w:instr=" SEQ Figure \* ARABIC ">
                        <w:r>
                          <w:rPr>
                            <w:noProof/>
                          </w:rPr>
                          <w:t>1</w:t>
                        </w:r>
                      </w:fldSimple>
                      <w:r>
                        <w:t xml:space="preserve"> Grid Garage Toolbox</w:t>
                      </w:r>
                    </w:p>
                  </w:txbxContent>
                </v:textbox>
                <w10:wrap type="tight"/>
              </v:shape>
            </w:pict>
          </mc:Fallback>
        </mc:AlternateContent>
      </w:r>
      <w:r w:rsidR="00156EDD">
        <w:rPr>
          <w:noProof/>
        </w:rPr>
        <w:drawing>
          <wp:anchor distT="0" distB="0" distL="114300" distR="114300" simplePos="0" relativeHeight="251821056" behindDoc="1" locked="0" layoutInCell="1" allowOverlap="1" wp14:anchorId="457E22BD" wp14:editId="19F870D1">
            <wp:simplePos x="0" y="0"/>
            <wp:positionH relativeFrom="column">
              <wp:posOffset>82550</wp:posOffset>
            </wp:positionH>
            <wp:positionV relativeFrom="paragraph">
              <wp:posOffset>0</wp:posOffset>
            </wp:positionV>
            <wp:extent cx="2004695" cy="5572760"/>
            <wp:effectExtent l="0" t="0" r="0" b="0"/>
            <wp:wrapTight wrapText="bothSides">
              <wp:wrapPolygon edited="0">
                <wp:start x="0" y="0"/>
                <wp:lineTo x="0" y="21487"/>
                <wp:lineTo x="21347" y="21487"/>
                <wp:lineTo x="21347" y="0"/>
                <wp:lineTo x="0" y="0"/>
              </wp:wrapPolygon>
            </wp:wrapTight>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04695" cy="5572760"/>
                    </a:xfrm>
                    <a:prstGeom prst="rect">
                      <a:avLst/>
                    </a:prstGeom>
                  </pic:spPr>
                </pic:pic>
              </a:graphicData>
            </a:graphic>
            <wp14:sizeRelH relativeFrom="margin">
              <wp14:pctWidth>0</wp14:pctWidth>
            </wp14:sizeRelH>
            <wp14:sizeRelV relativeFrom="margin">
              <wp14:pctHeight>0</wp14:pctHeight>
            </wp14:sizeRelV>
          </wp:anchor>
        </w:drawing>
      </w:r>
      <w:r w:rsidR="008B6681">
        <w:t xml:space="preserve">Why use the Grid Garage </w:t>
      </w:r>
      <w:proofErr w:type="spellStart"/>
      <w:r w:rsidR="008B6681">
        <w:t>Toobox</w:t>
      </w:r>
      <w:proofErr w:type="spellEnd"/>
      <w:r w:rsidR="008B6681">
        <w:t>?</w:t>
      </w:r>
      <w:bookmarkEnd w:id="6"/>
    </w:p>
    <w:p w14:paraId="0F862613" w14:textId="544553B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w:t>
      </w:r>
      <w:r w:rsidR="00156EDD">
        <w:t>,</w:t>
      </w:r>
      <w:r w:rsidR="009E3681">
        <w:t xml:space="preserve"> grid or raster</w:t>
      </w:r>
      <w:r w:rsidR="00156EDD">
        <w:t>,</w:t>
      </w:r>
      <w:r w:rsidR="007F2203">
        <w:t xml:space="preserve"> spatial modelling tools such as the </w:t>
      </w:r>
      <w:hyperlink r:id="rId17"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w:t>
      </w:r>
      <w:r w:rsidR="00156EDD">
        <w:t xml:space="preserve">diagnosing problems with data and </w:t>
      </w:r>
      <w:r w:rsidR="00BC680E">
        <w:t xml:space="preserve">capturing </w:t>
      </w:r>
      <w:r w:rsidR="00FD31EA">
        <w:t>a</w:t>
      </w:r>
      <w:r w:rsidR="00456C49">
        <w:t xml:space="preserve"> </w:t>
      </w:r>
      <w:r w:rsidR="00BC680E">
        <w:t>record of processing step</w:t>
      </w:r>
      <w:r w:rsidR="00FD31EA">
        <w:t xml:space="preserve"> </w:t>
      </w:r>
      <w:r w:rsidR="00156EDD">
        <w:t xml:space="preserve">and any </w:t>
      </w:r>
      <w:r w:rsidR="00FD31EA">
        <w:t>errors</w:t>
      </w:r>
      <w:r w:rsidR="00156EDD">
        <w:t xml:space="preserve"> encountered</w:t>
      </w:r>
      <w:r w:rsidR="0074365C">
        <w:t>.</w:t>
      </w:r>
    </w:p>
    <w:p w14:paraId="46C14A4A" w14:textId="2D17B61E" w:rsidR="009B0418" w:rsidRPr="00B03CB6" w:rsidRDefault="00B03CB6" w:rsidP="00B03CB6">
      <w:pPr>
        <w:spacing w:after="120"/>
        <w:rPr>
          <w:rFonts w:eastAsiaTheme="minorHAnsi"/>
          <w:lang w:val="en-US" w:eastAsia="en-US"/>
        </w:rPr>
      </w:pPr>
      <w:r>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Pr>
          <w:rFonts w:eastAsiaTheme="minorHAnsi"/>
          <w:lang w:val="en-US" w:eastAsia="en-US"/>
        </w:rPr>
        <w:t>'per item' basis. This approach differs slightly from normal batch</w:t>
      </w:r>
      <w:r w:rsidR="00A960EC">
        <w:rPr>
          <w:rFonts w:eastAsiaTheme="minorHAnsi"/>
          <w:lang w:val="en-US" w:eastAsia="en-US"/>
        </w:rPr>
        <w:t xml:space="preserve"> processing</w:t>
      </w:r>
      <w:r>
        <w:rPr>
          <w:rFonts w:eastAsiaTheme="minorHAnsi"/>
          <w:lang w:val="en-US" w:eastAsia="en-US"/>
        </w:rPr>
        <w:t xml:space="preserve"> in ArcGIS, instead of manually selecting single items or a folder on which to apply a tool or model you provide a table listing target datasets. In summary </w:t>
      </w:r>
      <w:r>
        <w:t>t</w:t>
      </w:r>
      <w:r w:rsidR="009B0418">
        <w:t>he Grid Garage allows you to:</w:t>
      </w:r>
    </w:p>
    <w:p w14:paraId="644A0A97" w14:textId="77777777" w:rsidR="00DC3010" w:rsidRDefault="00DC3010" w:rsidP="007A47C1">
      <w:pPr>
        <w:pStyle w:val="ListParagraph"/>
        <w:numPr>
          <w:ilvl w:val="0"/>
          <w:numId w:val="15"/>
        </w:numPr>
      </w:pPr>
      <w:r>
        <w:t>List, describe and manage very large volumes of geodata.</w:t>
      </w:r>
    </w:p>
    <w:p w14:paraId="004BD3DA" w14:textId="31AF22F8" w:rsidR="009B0418" w:rsidRDefault="009B0418" w:rsidP="007A47C1">
      <w:pPr>
        <w:pStyle w:val="ListParagraph"/>
        <w:numPr>
          <w:ilvl w:val="0"/>
          <w:numId w:val="15"/>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7A47C1">
      <w:pPr>
        <w:pStyle w:val="ListParagraph"/>
        <w:numPr>
          <w:ilvl w:val="0"/>
          <w:numId w:val="15"/>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02A9A299" w:rsidR="009B0418" w:rsidRDefault="009B0418" w:rsidP="007A47C1">
      <w:pPr>
        <w:pStyle w:val="ListParagraph"/>
        <w:numPr>
          <w:ilvl w:val="0"/>
          <w:numId w:val="15"/>
        </w:numPr>
      </w:pPr>
      <w:r>
        <w:t xml:space="preserve">Develop </w:t>
      </w:r>
      <w:r w:rsidR="005E4175">
        <w:t xml:space="preserve">your own </w:t>
      </w:r>
      <w:r>
        <w:t>models in</w:t>
      </w:r>
      <w:r w:rsidR="00156EDD">
        <w:t xml:space="preserve"> ArcGIS</w:t>
      </w:r>
      <w:r>
        <w:t xml:space="preserve"> </w:t>
      </w:r>
      <w:proofErr w:type="spellStart"/>
      <w:r>
        <w:t>ModelBuilder</w:t>
      </w:r>
      <w:proofErr w:type="spellEnd"/>
      <w:r>
        <w:t xml:space="preserve">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724F0485" w:rsidR="00DC3010" w:rsidRDefault="00156EDD">
      <w:r>
        <w:t>The Grid Garage is</w:t>
      </w:r>
      <w:r w:rsidR="00CE2C78">
        <w:t xml:space="preserve"> intended for use by anyone with an understanding of </w:t>
      </w:r>
      <w:r w:rsidR="00CC15E1">
        <w:t xml:space="preserve">GIS </w:t>
      </w:r>
      <w:r w:rsidR="00CE2C78">
        <w:t>principles and a</w:t>
      </w:r>
      <w:r w:rsidR="00456C49">
        <w:t>n</w:t>
      </w:r>
      <w:r w:rsidR="00241319">
        <w:t xml:space="preserve"> intermediate</w:t>
      </w:r>
      <w:r w:rsidR="00CE2C78">
        <w:t xml:space="preserve"> to advanced level of GIS skills.  Using the Grid Garage tools in ArcGIS </w:t>
      </w:r>
      <w:proofErr w:type="spellStart"/>
      <w:r w:rsidR="00CE2C78">
        <w:t>ModelBuilder</w:t>
      </w:r>
      <w:proofErr w:type="spellEnd"/>
      <w:r w:rsidR="00CE2C78">
        <w:t xml:space="preserve"> requires skills in the use of the </w:t>
      </w:r>
      <w:r w:rsidR="008D4EB3">
        <w:t xml:space="preserve">ArcGIS </w:t>
      </w:r>
      <w:proofErr w:type="spellStart"/>
      <w:r w:rsidR="009B0418">
        <w:t>ModelBuilder</w:t>
      </w:r>
      <w:proofErr w:type="spellEnd"/>
      <w:r w:rsidR="009B0418">
        <w:t xml:space="preserve">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1D0228">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1D0228">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1D0228">
        <w:rPr>
          <w:noProof/>
        </w:rPr>
        <w:t>68</w:t>
      </w:r>
      <w:r w:rsidR="00281FD3">
        <w:fldChar w:fldCharType="end"/>
      </w:r>
      <w:r w:rsidR="00281FD3">
        <w:t xml:space="preserve"> </w:t>
      </w:r>
      <w:r w:rsidR="006700CF">
        <w:t xml:space="preserve">for a </w:t>
      </w:r>
      <w:r w:rsidR="005319BC">
        <w:t xml:space="preserve">full </w:t>
      </w:r>
      <w:r w:rsidR="00CE2C78">
        <w:t>list</w:t>
      </w:r>
      <w:r w:rsidR="006700CF">
        <w:t xml:space="preserve"> </w:t>
      </w:r>
      <w:r w:rsidR="00FD31EA">
        <w:t xml:space="preserve">of </w:t>
      </w:r>
      <w:r w:rsidR="00CE2C78">
        <w:t xml:space="preserve">commonly used </w:t>
      </w:r>
      <w:r w:rsidR="00DE22C4">
        <w:t>terms</w:t>
      </w:r>
      <w:r w:rsidR="00CE2C78">
        <w:t xml:space="preserve"> and their </w:t>
      </w:r>
      <w:r w:rsidR="005319BC">
        <w:t>definitions</w:t>
      </w:r>
      <w:r w:rsidR="00DE22C4">
        <w:t>.</w:t>
      </w:r>
      <w:r w:rsidR="00DC3010">
        <w:br w:type="page"/>
      </w:r>
    </w:p>
    <w:p w14:paraId="1D3BB732" w14:textId="22D34D8E" w:rsidR="00CE2C78" w:rsidRDefault="00CE2C78" w:rsidP="00CE2C78">
      <w:pPr>
        <w:pStyle w:val="Heading1"/>
      </w:pPr>
      <w:bookmarkStart w:id="7" w:name="_Toc476903381"/>
      <w:r>
        <w:lastRenderedPageBreak/>
        <w:t>Using the Grid Garage Tool</w:t>
      </w:r>
      <w:r w:rsidR="00125F36">
        <w:t>s</w:t>
      </w:r>
      <w:bookmarkEnd w:id="7"/>
    </w:p>
    <w:p w14:paraId="0B47B7FA" w14:textId="4B3DB42E"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10.</w:t>
      </w:r>
      <w:r w:rsidR="00156EDD">
        <w:t>4.0 and 10.4.1</w:t>
      </w:r>
      <w:r w:rsidR="00943AA9">
        <w:t xml:space="preserve"> for Desktop</w:t>
      </w:r>
      <w:r>
        <w:t>.</w:t>
      </w:r>
      <w:r w:rsidR="00C623A2">
        <w:t xml:space="preserve"> </w:t>
      </w:r>
      <w:r w:rsidR="00943AA9">
        <w:t xml:space="preserve">The tools may not work in older versions (pre-10.1).  Note that you will need the ‘Spatial Analyst’ extension for many of the tools to run.  </w:t>
      </w:r>
    </w:p>
    <w:p w14:paraId="18653524" w14:textId="0CA10489" w:rsidR="00314C23" w:rsidRDefault="00943AA9" w:rsidP="00C86036">
      <w:pPr>
        <w:pStyle w:val="Heading2"/>
      </w:pPr>
      <w:bookmarkStart w:id="8" w:name="_Toc476903382"/>
      <w:r>
        <w:rPr>
          <w:noProof/>
        </w:rPr>
        <w:drawing>
          <wp:anchor distT="0" distB="0" distL="114300" distR="114300" simplePos="0" relativeHeight="251760640" behindDoc="0" locked="0" layoutInCell="1" allowOverlap="1" wp14:anchorId="708C3041" wp14:editId="3F818138">
            <wp:simplePos x="0" y="0"/>
            <wp:positionH relativeFrom="column">
              <wp:posOffset>5318125</wp:posOffset>
            </wp:positionH>
            <wp:positionV relativeFrom="paragraph">
              <wp:posOffset>101600</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60767">
        <w:rPr>
          <w:noProof/>
        </w:rPr>
        <mc:AlternateContent>
          <mc:Choice Requires="wps">
            <w:drawing>
              <wp:anchor distT="0" distB="0" distL="114300" distR="114300" simplePos="0" relativeHeight="251822080" behindDoc="0" locked="0" layoutInCell="1" allowOverlap="1" wp14:anchorId="64DF27AF" wp14:editId="10B708EB">
                <wp:simplePos x="0" y="0"/>
                <wp:positionH relativeFrom="column">
                  <wp:posOffset>5973510</wp:posOffset>
                </wp:positionH>
                <wp:positionV relativeFrom="paragraph">
                  <wp:posOffset>305257</wp:posOffset>
                </wp:positionV>
                <wp:extent cx="1521152" cy="470019"/>
                <wp:effectExtent l="0" t="0" r="22225" b="25400"/>
                <wp:wrapNone/>
                <wp:docPr id="253" name="Oval 253"/>
                <wp:cNvGraphicFramePr/>
                <a:graphic xmlns:a="http://schemas.openxmlformats.org/drawingml/2006/main">
                  <a:graphicData uri="http://schemas.microsoft.com/office/word/2010/wordprocessingShape">
                    <wps:wsp>
                      <wps:cNvSpPr/>
                      <wps:spPr>
                        <a:xfrm>
                          <a:off x="0" y="0"/>
                          <a:ext cx="1521152" cy="47001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8F751E" id="Oval 253" o:spid="_x0000_s1026" style="position:absolute;margin-left:470.35pt;margin-top:24.05pt;width:119.8pt;height:37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" filled="f" strokecolor="red" strokeweight="2pt"/>
            </w:pict>
          </mc:Fallback>
        </mc:AlternateContent>
      </w:r>
      <w:r w:rsidR="00F64C6A">
        <w:rPr>
          <w:noProof/>
        </w:rPr>
        <mc:AlternateContent>
          <mc:Choice Requires="wps">
            <w:drawing>
              <wp:anchor distT="0" distB="0" distL="114300" distR="114300" simplePos="0" relativeHeight="251824128" behindDoc="0" locked="0" layoutInCell="1" allowOverlap="1" wp14:anchorId="04899C2D" wp14:editId="47EBF0AD">
                <wp:simplePos x="0" y="0"/>
                <wp:positionH relativeFrom="column">
                  <wp:posOffset>5318125</wp:posOffset>
                </wp:positionH>
                <wp:positionV relativeFrom="paragraph">
                  <wp:posOffset>1630680</wp:posOffset>
                </wp:positionV>
                <wp:extent cx="3531235" cy="635"/>
                <wp:effectExtent l="0" t="0" r="0" b="0"/>
                <wp:wrapSquare wrapText="bothSides"/>
                <wp:docPr id="261" name="Text Box 261"/>
                <wp:cNvGraphicFramePr/>
                <a:graphic xmlns:a="http://schemas.openxmlformats.org/drawingml/2006/main">
                  <a:graphicData uri="http://schemas.microsoft.com/office/word/2010/wordprocessingShape">
                    <wps:wsp>
                      <wps:cNvSpPr txBox="1"/>
                      <wps:spPr>
                        <a:xfrm>
                          <a:off x="0" y="0"/>
                          <a:ext cx="3531235" cy="635"/>
                        </a:xfrm>
                        <a:prstGeom prst="rect">
                          <a:avLst/>
                        </a:prstGeom>
                        <a:solidFill>
                          <a:prstClr val="white"/>
                        </a:solidFill>
                        <a:ln>
                          <a:noFill/>
                        </a:ln>
                        <a:effectLst/>
                      </wps:spPr>
                      <wps:txbx>
                        <w:txbxContent>
                          <w:p w14:paraId="532B67DA" w14:textId="20603E9E" w:rsidR="00943AA9" w:rsidRPr="00D42EFF" w:rsidRDefault="00943AA9" w:rsidP="00F64C6A">
                            <w:pPr>
                              <w:pStyle w:val="Caption"/>
                              <w:rPr>
                                <w:b/>
                                <w:bCs/>
                                <w:noProof/>
                                <w:color w:val="4F81BD" w:themeColor="accent1"/>
                              </w:rPr>
                            </w:pPr>
                            <w:r>
                              <w:t xml:space="preserve">Figure </w:t>
                            </w:r>
                            <w:fldSimple w:instr=" SEQ Figure \* ARABIC ">
                              <w:r>
                                <w:rPr>
                                  <w:noProof/>
                                </w:rPr>
                                <w:t>2</w:t>
                              </w:r>
                            </w:fldSimple>
                            <w:r>
                              <w:t xml:space="preserve"> Adding the Grid Garage Toolbox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899C2D" id="Text Box 261" o:spid="_x0000_s1028" type="#_x0000_t202" style="position:absolute;left:0;text-align:left;margin-left:418.75pt;margin-top:128.4pt;width:278.05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" stroked="f">
                <v:textbox style="mso-fit-shape-to-text:t" inset="0,0,0,0">
                  <w:txbxContent>
                    <w:p w14:paraId="532B67DA" w14:textId="20603E9E" w:rsidR="00943AA9" w:rsidRPr="00D42EFF" w:rsidRDefault="00943AA9" w:rsidP="00F64C6A">
                      <w:pPr>
                        <w:pStyle w:val="Caption"/>
                        <w:rPr>
                          <w:b/>
                          <w:bCs/>
                          <w:noProof/>
                          <w:color w:val="4F81BD" w:themeColor="accent1"/>
                        </w:rPr>
                      </w:pPr>
                      <w:r>
                        <w:t xml:space="preserve">Figure </w:t>
                      </w:r>
                      <w:fldSimple w:instr=" SEQ Figure \* ARABIC ">
                        <w:r>
                          <w:rPr>
                            <w:noProof/>
                          </w:rPr>
                          <w:t>2</w:t>
                        </w:r>
                      </w:fldSimple>
                      <w:r>
                        <w:t xml:space="preserve"> Adding the Grid Garage Toolbox</w:t>
                      </w:r>
                    </w:p>
                  </w:txbxContent>
                </v:textbox>
                <w10:wrap type="square"/>
              </v:shape>
            </w:pict>
          </mc:Fallback>
        </mc:AlternateContent>
      </w:r>
      <w:r w:rsidR="00314C23">
        <w:t>Adding Grid Garage to the ArcM</w:t>
      </w:r>
      <w:r w:rsidR="00D43B2A">
        <w:t>a</w:t>
      </w:r>
      <w:r w:rsidR="00B465CD">
        <w:t>p</w:t>
      </w:r>
      <w:r w:rsidR="00D43B2A">
        <w:t xml:space="preserve"> </w:t>
      </w:r>
      <w:proofErr w:type="spellStart"/>
      <w:r w:rsidR="00314C23">
        <w:t>ArcToolbox</w:t>
      </w:r>
      <w:bookmarkEnd w:id="8"/>
      <w:proofErr w:type="spellEnd"/>
    </w:p>
    <w:p w14:paraId="7DB463AA" w14:textId="7E4087A7"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w:t>
      </w:r>
      <w:proofErr w:type="spellStart"/>
      <w:r>
        <w:t>ArcToolbox</w:t>
      </w:r>
      <w:proofErr w:type="spellEnd"/>
      <w:r>
        <w:t>’ and select ‘Add Toolbox’ from the menu.  You will then need to navigate to the folder where the Grid Garage toolbo</w:t>
      </w:r>
      <w:r w:rsidR="004A737E">
        <w:t xml:space="preserve">x is located on your hard drive and then add the </w:t>
      </w:r>
      <w:proofErr w:type="spellStart"/>
      <w:r w:rsidR="004A737E">
        <w:t>tbx</w:t>
      </w:r>
      <w:proofErr w:type="spellEnd"/>
      <w:r w:rsidR="004A737E">
        <w:t xml:space="preserve"> file.</w:t>
      </w:r>
      <w:r w:rsidR="002F618C">
        <w:t xml:space="preserve"> </w:t>
      </w:r>
    </w:p>
    <w:p w14:paraId="0C607CCD" w14:textId="60AC7CC0" w:rsidR="00C86036" w:rsidRDefault="00C86036" w:rsidP="00F64C6A">
      <w:pPr>
        <w:pStyle w:val="Heading2"/>
      </w:pPr>
      <w:bookmarkStart w:id="9" w:name="_Toc476903383"/>
      <w:r>
        <w:t>How does Grid Garage work?</w:t>
      </w:r>
      <w:bookmarkEnd w:id="9"/>
    </w:p>
    <w:p w14:paraId="6CA08AAE" w14:textId="02573345"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1D0228">
        <w:t>6</w:t>
      </w:r>
      <w:r w:rsidR="00014CA1">
        <w:fldChar w:fldCharType="end"/>
      </w:r>
      <w:r w:rsidR="00014CA1">
        <w:t xml:space="preserve"> </w:t>
      </w:r>
      <w:r w:rsidR="00C60767">
        <w:t>‘</w:t>
      </w:r>
      <w:r w:rsidR="00014CA1">
        <w:fldChar w:fldCharType="begin"/>
      </w:r>
      <w:r w:rsidR="00014CA1">
        <w:instrText xml:space="preserve"> REF _Ref430773046 \h </w:instrText>
      </w:r>
      <w:r w:rsidR="00014CA1">
        <w:fldChar w:fldCharType="separate"/>
      </w:r>
      <w:r w:rsidR="001D0228">
        <w:t>Technical documentation for Grid Garage tools</w:t>
      </w:r>
      <w:r w:rsidR="00014CA1">
        <w:fldChar w:fldCharType="end"/>
      </w:r>
      <w:r w:rsidR="00C60767">
        <w:t>’</w:t>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25D3D8BB" w:rsidR="00C86036" w:rsidRDefault="00C60767" w:rsidP="00F64C6A">
      <w:pPr>
        <w:pStyle w:val="Heading3"/>
      </w:pPr>
      <w:bookmarkStart w:id="10" w:name="_Toc476903384"/>
      <w:r>
        <w:t>Input</w:t>
      </w:r>
      <w:r w:rsidR="00E1367D">
        <w:t xml:space="preserve"> </w:t>
      </w:r>
      <w:r w:rsidR="00C66A67">
        <w:t xml:space="preserve">and output </w:t>
      </w:r>
      <w:r w:rsidR="00E1367D">
        <w:t>table</w:t>
      </w:r>
      <w:r w:rsidR="00C66A67">
        <w:t>s</w:t>
      </w:r>
      <w:bookmarkEnd w:id="10"/>
    </w:p>
    <w:p w14:paraId="29D9DB3B" w14:textId="6C21656D" w:rsidR="00DF7190" w:rsidRDefault="00C66A67" w:rsidP="00990926">
      <w:pPr>
        <w:spacing w:after="120"/>
      </w:pPr>
      <w:r>
        <w:t xml:space="preserve">All tools require an </w:t>
      </w:r>
      <w:r w:rsidR="000C763C">
        <w:t xml:space="preserve">input </w:t>
      </w:r>
      <w:r w:rsidR="00E1367D">
        <w:t>table</w:t>
      </w:r>
      <w:r w:rsidR="00722DF5">
        <w:t xml:space="preserve"> </w:t>
      </w:r>
      <w:r>
        <w:t xml:space="preserve">that </w:t>
      </w:r>
      <w:r w:rsidR="00C86036" w:rsidRPr="00863DD4">
        <w:t xml:space="preserve">contains </w:t>
      </w:r>
      <w:r w:rsidR="00C86036">
        <w:t xml:space="preserve">a list of </w:t>
      </w:r>
      <w:r w:rsidR="00404E10">
        <w:t xml:space="preserve">file paths </w:t>
      </w:r>
      <w:r>
        <w:t xml:space="preserve">to each of the </w:t>
      </w:r>
      <w:r w:rsidR="0051280E">
        <w:t>geo</w:t>
      </w:r>
      <w:r w:rsidR="00C86036" w:rsidRPr="00863DD4">
        <w:t xml:space="preserve">data </w:t>
      </w:r>
      <w:r>
        <w:t xml:space="preserve">items </w:t>
      </w:r>
      <w:r w:rsidR="0024618A">
        <w:t xml:space="preserve">you </w:t>
      </w:r>
      <w:r w:rsidR="0063578A">
        <w:t xml:space="preserve">want </w:t>
      </w:r>
      <w:r>
        <w:t xml:space="preserve">processed by the Grid Garage </w:t>
      </w:r>
      <w:r w:rsidR="0024618A">
        <w:t>tool</w:t>
      </w:r>
      <w:r w:rsidR="000C763C">
        <w:t xml:space="preserve">.  You </w:t>
      </w:r>
      <w:r>
        <w:t xml:space="preserve">need to </w:t>
      </w:r>
      <w:r w:rsidR="000C763C">
        <w:t xml:space="preserve">select </w:t>
      </w:r>
      <w:r>
        <w:t xml:space="preserve">the </w:t>
      </w:r>
      <w:r w:rsidR="000C763C">
        <w:t>field from the input table that contains the geodata file path</w:t>
      </w:r>
      <w:r w:rsidR="00C86036">
        <w:t>,</w:t>
      </w:r>
      <w:r w:rsidR="00C86036" w:rsidRPr="00863DD4">
        <w:t xml:space="preserve"> as shown in</w:t>
      </w:r>
      <w:r w:rsidR="00ED4E16">
        <w:t xml:space="preserve"> </w:t>
      </w:r>
      <w:r w:rsidR="002D4A4E">
        <w:fldChar w:fldCharType="begin"/>
      </w:r>
      <w:r w:rsidR="002D4A4E">
        <w:instrText xml:space="preserve"> REF _Ref426025814 \h </w:instrText>
      </w:r>
      <w:r w:rsidR="002D4A4E">
        <w:fldChar w:fldCharType="separate"/>
      </w:r>
      <w:r w:rsidR="001D0228">
        <w:t xml:space="preserve">Figure </w:t>
      </w:r>
      <w:r w:rsidR="001D0228">
        <w:rPr>
          <w:noProof/>
        </w:rPr>
        <w:t>3</w:t>
      </w:r>
      <w:r w:rsidR="002D4A4E">
        <w:fldChar w:fldCharType="end"/>
      </w:r>
      <w:r w:rsidR="00C86036" w:rsidRPr="00863DD4">
        <w:t xml:space="preserve">.  </w:t>
      </w:r>
      <w:r>
        <w:t xml:space="preserve">The first input table is usually generated </w:t>
      </w:r>
      <w:r w:rsidR="00C86036" w:rsidRPr="00863DD4">
        <w:t>using the</w:t>
      </w:r>
      <w:r w:rsidR="004E3AC3">
        <w:t xml:space="preserve"> </w:t>
      </w:r>
      <w:r w:rsidR="00AD142A">
        <w:t>‘</w:t>
      </w:r>
      <w:r w:rsidR="00C86036" w:rsidRPr="00AD142A">
        <w:rPr>
          <w:i/>
        </w:rPr>
        <w:t>Geodata</w:t>
      </w:r>
      <w:r w:rsidR="00F64C6A">
        <w:rPr>
          <w:i/>
        </w:rPr>
        <w:t xml:space="preserve"> &gt; Search</w:t>
      </w:r>
      <w:r w:rsidR="00AD142A" w:rsidRPr="00CE59F3">
        <w:rPr>
          <w:i/>
        </w:rPr>
        <w:t>’</w:t>
      </w:r>
      <w:r w:rsidR="00C86036" w:rsidRPr="0024618A">
        <w:rPr>
          <w:b/>
          <w:i/>
        </w:rPr>
        <w:t xml:space="preserve"> </w:t>
      </w:r>
      <w:r w:rsidR="00C86036" w:rsidRPr="00B465CD">
        <w:t>tool</w:t>
      </w:r>
      <w:r w:rsidR="0024618A" w:rsidRPr="0024618A">
        <w:t>, described on page</w:t>
      </w:r>
      <w:r w:rsidR="00F64C6A">
        <w:t xml:space="preserve"> </w:t>
      </w:r>
      <w:r w:rsidR="00F64C6A">
        <w:fldChar w:fldCharType="begin"/>
      </w:r>
      <w:r w:rsidR="00F64C6A">
        <w:instrText xml:space="preserve"> PAGEREF _Ref476656165 \h </w:instrText>
      </w:r>
      <w:r w:rsidR="00F64C6A">
        <w:fldChar w:fldCharType="separate"/>
      </w:r>
      <w:r w:rsidR="001D0228">
        <w:rPr>
          <w:noProof/>
        </w:rPr>
        <w:t>40</w:t>
      </w:r>
      <w:r w:rsidR="00F64C6A">
        <w:fldChar w:fldCharType="end"/>
      </w:r>
      <w:r w:rsidR="00C86036" w:rsidRPr="0024618A">
        <w:t>.</w:t>
      </w:r>
      <w:r w:rsidR="00C86036" w:rsidRPr="00863DD4">
        <w:t xml:space="preserve">  </w:t>
      </w:r>
    </w:p>
    <w:p w14:paraId="206AF13B" w14:textId="77777777" w:rsidR="008C5A7D" w:rsidRDefault="0063578A" w:rsidP="00E73289">
      <w:pPr>
        <w:spacing w:after="120"/>
      </w:pPr>
      <w:r>
        <w:t xml:space="preserve">All the tools, with the exception of the ‘Geodata &gt; Display’ tool, </w:t>
      </w:r>
      <w:r w:rsidR="00C86036">
        <w:t xml:space="preserve">generate a </w:t>
      </w:r>
      <w:r w:rsidR="00F64C6A">
        <w:t>‘</w:t>
      </w:r>
      <w:r w:rsidR="00E1367D">
        <w:t>Results</w:t>
      </w:r>
      <w:r>
        <w:t xml:space="preserve"> T</w:t>
      </w:r>
      <w:r w:rsidR="00E1367D">
        <w:t>able</w:t>
      </w:r>
      <w:r>
        <w:t>’</w:t>
      </w:r>
      <w:r w:rsidR="00C86036">
        <w:t xml:space="preserve"> when they execute</w:t>
      </w:r>
      <w:r w:rsidR="00AA3F06">
        <w:t>. This</w:t>
      </w:r>
      <w:r w:rsidR="0024618A">
        <w:t xml:space="preserve"> table </w:t>
      </w:r>
      <w:r>
        <w:t xml:space="preserve">contains a ‘Geodata’ field containing the output path of the data processed and other information depending on the tool. </w:t>
      </w:r>
      <w:r w:rsidR="00DF7190">
        <w:t xml:space="preserve"> Any Results Table can be used as an input table for </w:t>
      </w:r>
      <w:r w:rsidR="008C5A7D">
        <w:t xml:space="preserve">the other </w:t>
      </w:r>
      <w:r w:rsidR="00DF7190">
        <w:t>Grid Garage tool</w:t>
      </w:r>
      <w:r w:rsidR="008C5A7D">
        <w:t>s</w:t>
      </w:r>
      <w:r w:rsidR="00DF7190">
        <w:t xml:space="preserve">.  </w:t>
      </w:r>
      <w:r w:rsidR="00433943">
        <w:fldChar w:fldCharType="begin"/>
      </w:r>
      <w:r w:rsidR="00C86036">
        <w:instrText xml:space="preserve"> REF _Ref426025814 \h </w:instrText>
      </w:r>
      <w:r w:rsidR="00433943">
        <w:fldChar w:fldCharType="separate"/>
      </w:r>
      <w:r w:rsidR="001D0228">
        <w:t xml:space="preserve">Figure </w:t>
      </w:r>
      <w:r w:rsidR="001D0228">
        <w:rPr>
          <w:noProof/>
        </w:rPr>
        <w:t>3</w:t>
      </w:r>
      <w:r w:rsidR="00433943">
        <w:fldChar w:fldCharType="end"/>
      </w:r>
      <w:r w:rsidR="00C86036">
        <w:t xml:space="preserve"> shows where you specify the input table (‘</w:t>
      </w:r>
      <w:r w:rsidR="00DF7190">
        <w:t>Table of Geodata</w:t>
      </w:r>
      <w:r w:rsidR="00C86036">
        <w:t xml:space="preserve">’) containing the </w:t>
      </w:r>
      <w:r w:rsidR="00DF7190">
        <w:t>inputs</w:t>
      </w:r>
      <w:r w:rsidR="0024618A">
        <w:t xml:space="preserve">, or </w:t>
      </w:r>
      <w:r w:rsidR="00527AC9">
        <w:t>geodata</w:t>
      </w:r>
      <w:r w:rsidR="0024618A">
        <w:t>,</w:t>
      </w:r>
      <w:r w:rsidR="00C86036">
        <w:t xml:space="preserve"> to be processed (</w:t>
      </w:r>
      <w:r w:rsidR="00DF7190">
        <w:t xml:space="preserve">copied </w:t>
      </w:r>
      <w:r w:rsidR="00C86036">
        <w:t>in this case) and the location for the</w:t>
      </w:r>
      <w:r w:rsidR="00722DF5">
        <w:t xml:space="preserve"> </w:t>
      </w:r>
      <w:r w:rsidR="00DF7190">
        <w:t>output files and Results Table</w:t>
      </w:r>
      <w:r w:rsidR="00BE7316">
        <w:t xml:space="preserve"> </w:t>
      </w:r>
      <w:r w:rsidR="00DF7190">
        <w:t xml:space="preserve">(‘Output Workspace’) </w:t>
      </w:r>
      <w:r w:rsidR="00E73289">
        <w:t>as well as</w:t>
      </w:r>
      <w:r w:rsidR="00DF7190">
        <w:t xml:space="preserve"> the</w:t>
      </w:r>
      <w:r w:rsidR="0024618A">
        <w:t xml:space="preserve"> </w:t>
      </w:r>
      <w:r w:rsidR="00E1367D">
        <w:t xml:space="preserve">Results </w:t>
      </w:r>
      <w:r w:rsidR="00DF7190">
        <w:t>T</w:t>
      </w:r>
      <w:r w:rsidR="00E1367D">
        <w:t>able</w:t>
      </w:r>
      <w:r w:rsidR="00C86036">
        <w:t xml:space="preserve"> </w:t>
      </w:r>
      <w:r w:rsidR="00DF7190">
        <w:t>Name</w:t>
      </w:r>
      <w:r w:rsidR="00C86036">
        <w:t xml:space="preserve">. </w:t>
      </w:r>
    </w:p>
    <w:p w14:paraId="551C93DB" w14:textId="6D5FB666" w:rsidR="008C5A7D" w:rsidRDefault="00E73289" w:rsidP="00E73289">
      <w:pPr>
        <w:spacing w:after="120"/>
      </w:pPr>
      <w:r>
        <w:fldChar w:fldCharType="begin"/>
      </w:r>
      <w:r>
        <w:instrText xml:space="preserve"> REF _Ref476662400 \h </w:instrText>
      </w:r>
      <w:r>
        <w:fldChar w:fldCharType="separate"/>
      </w:r>
      <w:r w:rsidR="001D0228">
        <w:t xml:space="preserve">Figure </w:t>
      </w:r>
      <w:r w:rsidR="001D0228">
        <w:rPr>
          <w:noProof/>
        </w:rPr>
        <w:t>4</w:t>
      </w:r>
      <w:r>
        <w:fldChar w:fldCharType="end"/>
      </w:r>
      <w:r>
        <w:t xml:space="preserve"> </w:t>
      </w:r>
      <w:r w:rsidRPr="008C5A7D">
        <w:t>shows an example of a Results Table generated using the ‘Geodata &gt; Search’ tool</w:t>
      </w:r>
      <w:r w:rsidR="00027BBE">
        <w:t xml:space="preserve">, and the Results Table shown in </w:t>
      </w:r>
      <w:r w:rsidR="00027BBE">
        <w:fldChar w:fldCharType="begin"/>
      </w:r>
      <w:r w:rsidR="00027BBE">
        <w:instrText xml:space="preserve"> REF _Ref476728068 \h </w:instrText>
      </w:r>
      <w:r w:rsidR="00027BBE">
        <w:fldChar w:fldCharType="separate"/>
      </w:r>
      <w:r w:rsidR="001D0228">
        <w:t xml:space="preserve">Figure </w:t>
      </w:r>
      <w:r w:rsidR="001D0228">
        <w:rPr>
          <w:noProof/>
        </w:rPr>
        <w:t>5</w:t>
      </w:r>
      <w:r w:rsidR="00027BBE">
        <w:fldChar w:fldCharType="end"/>
      </w:r>
      <w:r w:rsidR="00027BBE">
        <w:t xml:space="preserve"> was generated by the ‘Geodata &gt; Copy’ tool</w:t>
      </w:r>
      <w:r w:rsidRPr="008C5A7D">
        <w:t xml:space="preserve">. </w:t>
      </w:r>
      <w:r w:rsidR="008C5A7D" w:rsidRPr="008C5A7D">
        <w:t xml:space="preserve">When using the Results Table as input for another Grid Garage tool you can </w:t>
      </w:r>
      <w:r w:rsidRPr="008C5A7D">
        <w:t>restrict the processing to only selected</w:t>
      </w:r>
      <w:r w:rsidR="008C5A7D" w:rsidRPr="008C5A7D">
        <w:t xml:space="preserve"> rows, as illustrated in </w:t>
      </w:r>
      <w:r w:rsidR="008C5A7D" w:rsidRPr="008C5A7D">
        <w:fldChar w:fldCharType="begin"/>
      </w:r>
      <w:r w:rsidR="008C5A7D" w:rsidRPr="008C5A7D">
        <w:instrText xml:space="preserve"> REF _Ref476662400 \h </w:instrText>
      </w:r>
      <w:r w:rsidR="008C5A7D">
        <w:instrText xml:space="preserve"> \* MERGEFORMAT </w:instrText>
      </w:r>
      <w:r w:rsidR="008C5A7D" w:rsidRPr="008C5A7D">
        <w:fldChar w:fldCharType="separate"/>
      </w:r>
      <w:r w:rsidR="001D0228">
        <w:t xml:space="preserve">Figure </w:t>
      </w:r>
      <w:r w:rsidR="001D0228">
        <w:rPr>
          <w:noProof/>
        </w:rPr>
        <w:t>4</w:t>
      </w:r>
      <w:r w:rsidR="008C5A7D" w:rsidRPr="008C5A7D">
        <w:fldChar w:fldCharType="end"/>
      </w:r>
      <w:r w:rsidRPr="008C5A7D">
        <w:t xml:space="preserve">.  </w:t>
      </w:r>
      <w:r w:rsidR="008C5A7D">
        <w:t xml:space="preserve">You will need to specify the ‘Output Workspace’ as a file geodatabase </w:t>
      </w:r>
      <w:r w:rsidR="008C5A7D" w:rsidRPr="008C5A7D">
        <w:t>(</w:t>
      </w:r>
      <w:proofErr w:type="spellStart"/>
      <w:r w:rsidR="008C5A7D" w:rsidRPr="008C5A7D">
        <w:rPr>
          <w:i/>
        </w:rPr>
        <w:t>name</w:t>
      </w:r>
      <w:r w:rsidR="008C5A7D" w:rsidRPr="008C5A7D">
        <w:t>.gdb</w:t>
      </w:r>
      <w:proofErr w:type="spellEnd"/>
      <w:r w:rsidR="008C5A7D" w:rsidRPr="008C5A7D">
        <w:t>)</w:t>
      </w:r>
      <w:r w:rsidR="008C5A7D">
        <w:t xml:space="preserve"> to use the highlight option, if you select a folder in the ‘Output Workspace’ then a CSV Results Table will be generated in that folder and you will not be able to use the highlight option when using the table as input for other tools.</w:t>
      </w:r>
    </w:p>
    <w:p w14:paraId="2FC45FA4" w14:textId="1683F27F" w:rsidR="00E73289" w:rsidRDefault="00E73289" w:rsidP="00E73289">
      <w:pPr>
        <w:spacing w:after="120"/>
      </w:pPr>
      <w:r w:rsidRPr="008C5A7D">
        <w:t>If there is any errors encountered the tool will also generate a ‘fail’</w:t>
      </w:r>
      <w:r w:rsidR="00027BBE">
        <w:t xml:space="preserve"> table which has </w:t>
      </w:r>
      <w:r w:rsidRPr="008C5A7D">
        <w:t>the same name as the Results Table with a ‘_FAIL’ suffix</w:t>
      </w:r>
      <w:r w:rsidR="00027BBE">
        <w:t xml:space="preserve"> (see an example of a Fail Results Table in </w:t>
      </w:r>
      <w:r w:rsidR="00027BBE">
        <w:fldChar w:fldCharType="begin"/>
      </w:r>
      <w:r w:rsidR="00027BBE">
        <w:instrText xml:space="preserve"> REF _Ref476728163 \h </w:instrText>
      </w:r>
      <w:r w:rsidR="00027BBE">
        <w:fldChar w:fldCharType="separate"/>
      </w:r>
      <w:r w:rsidR="001D0228">
        <w:t xml:space="preserve">Figure </w:t>
      </w:r>
      <w:r w:rsidR="001D0228">
        <w:rPr>
          <w:noProof/>
        </w:rPr>
        <w:t>6</w:t>
      </w:r>
      <w:r w:rsidR="00027BBE">
        <w:fldChar w:fldCharType="end"/>
      </w:r>
      <w:r w:rsidRPr="008C5A7D">
        <w:t xml:space="preserve">).  The </w:t>
      </w:r>
      <w:r w:rsidR="008C5A7D">
        <w:t xml:space="preserve">Fail Results Table </w:t>
      </w:r>
      <w:r w:rsidRPr="008C5A7D">
        <w:t>will list the geodata items that failed and the ArcGIS error message</w:t>
      </w:r>
      <w:r w:rsidR="008C5A7D">
        <w:t xml:space="preserve"> </w:t>
      </w:r>
      <w:r w:rsidR="008C5A7D">
        <w:lastRenderedPageBreak/>
        <w:t>to help you diagnose the problem</w:t>
      </w:r>
      <w:r w:rsidRPr="008C5A7D">
        <w:t>.</w:t>
      </w:r>
      <w:r w:rsidR="008C5A7D">
        <w:t xml:space="preserve">  You can then use the Fail Results Table </w:t>
      </w:r>
      <w:r w:rsidR="003C1673">
        <w:t>as input into other Grid Garage tools to diagnose the problem or try a different approach to processing the geodata.</w:t>
      </w:r>
    </w:p>
    <w:p w14:paraId="23BA2D4C" w14:textId="77777777" w:rsidR="00F64C6A" w:rsidRDefault="00F64C6A" w:rsidP="00C86036"/>
    <w:p w14:paraId="79ECE01D" w14:textId="51C1E78F" w:rsidR="00C86036" w:rsidRDefault="00DF7190" w:rsidP="00C86036">
      <w:pPr>
        <w:keepNext/>
      </w:pPr>
      <w:r>
        <w:rPr>
          <w:noProof/>
        </w:rPr>
        <w:drawing>
          <wp:inline distT="0" distB="0" distL="0" distR="0" wp14:anchorId="16DD3A0F" wp14:editId="40091483">
            <wp:extent cx="4648200" cy="25146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200" cy="2514600"/>
                    </a:xfrm>
                    <a:prstGeom prst="rect">
                      <a:avLst/>
                    </a:prstGeom>
                  </pic:spPr>
                </pic:pic>
              </a:graphicData>
            </a:graphic>
          </wp:inline>
        </w:drawing>
      </w:r>
    </w:p>
    <w:p w14:paraId="0F5EA5B5" w14:textId="3FF9F824" w:rsidR="00C86036" w:rsidRDefault="00C86036" w:rsidP="002D4A4E">
      <w:pPr>
        <w:pStyle w:val="Caption"/>
        <w:spacing w:after="240"/>
        <w:ind w:right="6445"/>
      </w:pPr>
      <w:bookmarkStart w:id="11" w:name="_Ref426025814"/>
      <w:r>
        <w:t xml:space="preserve">Figure </w:t>
      </w:r>
      <w:fldSimple w:instr=" SEQ Figure \* ARABIC ">
        <w:r w:rsidR="00F70805">
          <w:rPr>
            <w:noProof/>
          </w:rPr>
          <w:t>3</w:t>
        </w:r>
      </w:fldSimple>
      <w:bookmarkEnd w:id="11"/>
      <w:r>
        <w:t xml:space="preserve"> Specifying the input table (</w:t>
      </w:r>
      <w:r w:rsidR="00F64C6A">
        <w:t>‘Table of Geodata’ in this</w:t>
      </w:r>
      <w:r w:rsidR="00E73289">
        <w:t xml:space="preserve"> </w:t>
      </w:r>
      <w:r w:rsidR="00F64C6A">
        <w:t>case</w:t>
      </w:r>
      <w:r>
        <w:t>) and ‘Results [table] location’ which will show you if there were any errors.</w:t>
      </w:r>
    </w:p>
    <w:p w14:paraId="7517F0C1" w14:textId="77777777" w:rsidR="00CE59F3" w:rsidRPr="00CE59F3" w:rsidRDefault="00CE59F3" w:rsidP="00CE59F3"/>
    <w:p w14:paraId="4F4DCA0D" w14:textId="77777777" w:rsidR="00E73289" w:rsidRDefault="00B16E5E" w:rsidP="00E73289">
      <w:pPr>
        <w:keepNext/>
      </w:pPr>
      <w:r>
        <w:rPr>
          <w:noProof/>
        </w:rPr>
        <w:lastRenderedPageBreak/>
        <w:drawing>
          <wp:inline distT="0" distB="0" distL="0" distR="0" wp14:anchorId="028861BA" wp14:editId="4519DB36">
            <wp:extent cx="6810375" cy="49244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10375" cy="4924425"/>
                    </a:xfrm>
                    <a:prstGeom prst="rect">
                      <a:avLst/>
                    </a:prstGeom>
                  </pic:spPr>
                </pic:pic>
              </a:graphicData>
            </a:graphic>
          </wp:inline>
        </w:drawing>
      </w:r>
    </w:p>
    <w:p w14:paraId="50768823" w14:textId="46FC6C71" w:rsidR="001A0EDE" w:rsidRDefault="00E73289" w:rsidP="00E73289">
      <w:pPr>
        <w:pStyle w:val="Caption"/>
      </w:pPr>
      <w:bookmarkStart w:id="12" w:name="_Ref476662400"/>
      <w:r>
        <w:t xml:space="preserve">Figure </w:t>
      </w:r>
      <w:fldSimple w:instr=" SEQ Figure \* ARABIC ">
        <w:r w:rsidR="00F70805">
          <w:rPr>
            <w:noProof/>
          </w:rPr>
          <w:t>4</w:t>
        </w:r>
      </w:fldSimple>
      <w:bookmarkEnd w:id="12"/>
      <w:r>
        <w:t xml:space="preserve"> </w:t>
      </w:r>
      <w:r w:rsidRPr="00392948">
        <w:t>Example of an input table generated using the ‘Geodata &gt; Search’ tool</w:t>
      </w:r>
    </w:p>
    <w:p w14:paraId="66BD0308" w14:textId="77777777" w:rsidR="00B16E5E" w:rsidRDefault="00B16E5E" w:rsidP="00C86036">
      <w:pPr>
        <w:keepNext/>
      </w:pPr>
    </w:p>
    <w:p w14:paraId="3312691A" w14:textId="77777777" w:rsidR="00B16E5E" w:rsidRDefault="00B16E5E" w:rsidP="00B16E5E">
      <w:pPr>
        <w:keepNext/>
      </w:pPr>
      <w:r>
        <w:rPr>
          <w:noProof/>
        </w:rPr>
        <w:drawing>
          <wp:inline distT="0" distB="0" distL="0" distR="0" wp14:anchorId="452675E0" wp14:editId="55CD7BE1">
            <wp:extent cx="8863330" cy="2336165"/>
            <wp:effectExtent l="0" t="0" r="0" b="698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63330" cy="2336165"/>
                    </a:xfrm>
                    <a:prstGeom prst="rect">
                      <a:avLst/>
                    </a:prstGeom>
                  </pic:spPr>
                </pic:pic>
              </a:graphicData>
            </a:graphic>
          </wp:inline>
        </w:drawing>
      </w:r>
    </w:p>
    <w:p w14:paraId="7C2A2DA2" w14:textId="55388259" w:rsidR="00B16E5E" w:rsidRDefault="00B16E5E" w:rsidP="00B16E5E">
      <w:pPr>
        <w:pStyle w:val="Caption"/>
      </w:pPr>
      <w:bookmarkStart w:id="13" w:name="_Ref476728068"/>
      <w:r>
        <w:t xml:space="preserve">Figure </w:t>
      </w:r>
      <w:fldSimple w:instr=" SEQ Figure \* ARABIC ">
        <w:r w:rsidR="00F70805">
          <w:rPr>
            <w:noProof/>
          </w:rPr>
          <w:t>5</w:t>
        </w:r>
      </w:fldSimple>
      <w:bookmarkEnd w:id="13"/>
      <w:r>
        <w:t xml:space="preserve"> Results Table generated from running the ‘Geodata &gt; Copy’ tool</w:t>
      </w:r>
    </w:p>
    <w:p w14:paraId="47165927" w14:textId="77777777" w:rsidR="00B16E5E" w:rsidRDefault="00B16E5E" w:rsidP="00C86036">
      <w:pPr>
        <w:keepNext/>
      </w:pPr>
    </w:p>
    <w:p w14:paraId="1AF0649F" w14:textId="77777777" w:rsidR="00B16E5E" w:rsidRDefault="00B16E5E" w:rsidP="00B16E5E">
      <w:pPr>
        <w:keepNext/>
      </w:pPr>
      <w:r>
        <w:rPr>
          <w:noProof/>
        </w:rPr>
        <w:drawing>
          <wp:inline distT="0" distB="0" distL="0" distR="0" wp14:anchorId="23F4FD62" wp14:editId="1D60EAAB">
            <wp:extent cx="8863330" cy="1673860"/>
            <wp:effectExtent l="0" t="0" r="0" b="25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863330" cy="1673860"/>
                    </a:xfrm>
                    <a:prstGeom prst="rect">
                      <a:avLst/>
                    </a:prstGeom>
                  </pic:spPr>
                </pic:pic>
              </a:graphicData>
            </a:graphic>
          </wp:inline>
        </w:drawing>
      </w:r>
    </w:p>
    <w:p w14:paraId="580E848E" w14:textId="01929B63" w:rsidR="00B16E5E" w:rsidRDefault="00B16E5E" w:rsidP="00B16E5E">
      <w:pPr>
        <w:pStyle w:val="Caption"/>
      </w:pPr>
      <w:bookmarkStart w:id="14" w:name="_Ref476728163"/>
      <w:r>
        <w:t xml:space="preserve">Figure </w:t>
      </w:r>
      <w:fldSimple w:instr=" SEQ Figure \* ARABIC ">
        <w:r w:rsidR="00F70805">
          <w:rPr>
            <w:noProof/>
          </w:rPr>
          <w:t>6</w:t>
        </w:r>
      </w:fldSimple>
      <w:bookmarkEnd w:id="14"/>
      <w:r>
        <w:t xml:space="preserve"> Fail table generated when the ‘Geodata &gt; Copy’ tool could not copy some of the input geodata items.</w:t>
      </w:r>
    </w:p>
    <w:bookmarkStart w:id="15" w:name="_Ref429654292"/>
    <w:bookmarkStart w:id="16" w:name="_Toc476903385"/>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9"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5"/>
      <w:r w:rsidR="00527AC9">
        <w:t>Geod</w:t>
      </w:r>
      <w:r w:rsidR="00185C0F">
        <w:t xml:space="preserve">ata </w:t>
      </w:r>
      <w:r w:rsidR="00590DCF">
        <w:t>o</w:t>
      </w:r>
      <w:r w:rsidR="0009479C">
        <w:t>utputs</w:t>
      </w:r>
      <w:bookmarkEnd w:id="16"/>
    </w:p>
    <w:p w14:paraId="7C1E9BCC" w14:textId="11941A88"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943AA9" w:rsidRPr="00203E30" w:rsidRDefault="00943AA9" w:rsidP="002578D8">
                              <w:pPr>
                                <w:pStyle w:val="Caption"/>
                                <w:spacing w:before="120"/>
                                <w:rPr>
                                  <w:noProof/>
                                </w:rPr>
                              </w:pPr>
                              <w:bookmarkStart w:id="17" w:name="_Ref429058785"/>
                              <w:r>
                                <w:t xml:space="preserve">Figure </w:t>
                              </w:r>
                              <w:fldSimple w:instr=" SEQ Figure \* ARABIC ">
                                <w:r>
                                  <w:rPr>
                                    <w:noProof/>
                                  </w:rPr>
                                  <w:t>7</w:t>
                                </w:r>
                              </w:fldSimple>
                              <w:bookmarkEnd w:id="17"/>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9"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0"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31" o:title=""/>
                  <v:shadow on="t" color="black" opacity="28180f" origin="-.5,-.5" offset=".74836mm,.74836mm"/>
                  <v:path arrowok="t"/>
                </v:shape>
                <v:shape id="Text Box 26" o:spid="_x0000_s1031"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943AA9" w:rsidRPr="00203E30" w:rsidRDefault="00943AA9" w:rsidP="002578D8">
                        <w:pPr>
                          <w:pStyle w:val="Caption"/>
                          <w:spacing w:before="120"/>
                          <w:rPr>
                            <w:noProof/>
                          </w:rPr>
                        </w:pPr>
                        <w:bookmarkStart w:id="18" w:name="_Ref429058785"/>
                        <w:r>
                          <w:t xml:space="preserve">Figure </w:t>
                        </w:r>
                        <w:fldSimple w:instr=" SEQ Figure \* ARABIC ">
                          <w:r>
                            <w:rPr>
                              <w:noProof/>
                            </w:rPr>
                            <w:t>7</w:t>
                          </w:r>
                        </w:fldSimple>
                        <w:bookmarkEnd w:id="18"/>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w:t>
      </w:r>
      <w:proofErr w:type="gramStart"/>
      <w:r w:rsidR="0009479C">
        <w:t>‘</w:t>
      </w:r>
      <w:r w:rsidR="00027BBE">
        <w:t xml:space="preserve">Output </w:t>
      </w:r>
      <w:r w:rsidR="0009479C">
        <w:t xml:space="preserve"> Workspace’</w:t>
      </w:r>
      <w:proofErr w:type="gramEnd"/>
      <w:r w:rsidR="0009479C">
        <w:t xml:space="preserve">.  The first time the </w:t>
      </w:r>
      <w:r w:rsidR="00527AC9">
        <w:t>tool is run the output geodata</w:t>
      </w:r>
      <w:r w:rsidR="0009479C">
        <w:t xml:space="preserve"> will be written to the </w:t>
      </w:r>
      <w:r w:rsidR="00027BBE">
        <w:t>Output</w:t>
      </w:r>
      <w:r w:rsidR="001056AC">
        <w:t xml:space="preserve">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1D0228">
        <w:t xml:space="preserve">Figure </w:t>
      </w:r>
      <w:r w:rsidR="001D0228">
        <w:rPr>
          <w:noProof/>
        </w:rPr>
        <w:t>7</w:t>
      </w:r>
      <w:r w:rsidR="00433943">
        <w:fldChar w:fldCharType="end"/>
      </w:r>
      <w:r w:rsidR="0009479C">
        <w:t xml:space="preserve">.  </w:t>
      </w:r>
    </w:p>
    <w:p w14:paraId="4326CA68" w14:textId="24101211" w:rsidR="002578D8" w:rsidRDefault="002578D8" w:rsidP="002578D8">
      <w:pPr>
        <w:pStyle w:val="Heading3"/>
      </w:pPr>
      <w:bookmarkStart w:id="19" w:name="_Toc476903386"/>
      <w:r>
        <w:t>Setting up the Geoprocessing Environment</w:t>
      </w:r>
      <w:bookmarkEnd w:id="19"/>
    </w:p>
    <w:p w14:paraId="10A879E8" w14:textId="258E93A3" w:rsidR="002578D8" w:rsidRDefault="002578D8" w:rsidP="002578D8">
      <w:r>
        <w:t xml:space="preserve">If your output raster features are being </w:t>
      </w:r>
      <w:r w:rsidR="006214DC">
        <w:t>used in a modelling program</w:t>
      </w:r>
      <w:r>
        <w:t xml:space="preserve">, you will </w:t>
      </w:r>
      <w:r w:rsidR="006214DC">
        <w:t xml:space="preserve">probably </w:t>
      </w:r>
      <w:r>
        <w:t xml:space="preserve">need all the pixels in the raster feature classes to be spatially aligned. To achieve this we recommend you use a template grid to specify the output coordinates, processing extent, especially ‘Snap Raster’, and cell size using the ArcMap ‘Geoprocessing &gt; Environments..’ tool, </w:t>
      </w:r>
      <w:proofErr w:type="gramStart"/>
      <w:r>
        <w:t>illustrated</w:t>
      </w:r>
      <w:proofErr w:type="gramEnd"/>
      <w:r>
        <w:t xml:space="preserve"> in </w:t>
      </w:r>
      <w:r>
        <w:fldChar w:fldCharType="begin"/>
      </w:r>
      <w:r>
        <w:instrText xml:space="preserve"> REF _Ref429653759 \h </w:instrText>
      </w:r>
      <w:r>
        <w:fldChar w:fldCharType="separate"/>
      </w:r>
      <w:r w:rsidR="001D0228">
        <w:t xml:space="preserve">Figure </w:t>
      </w:r>
      <w:r w:rsidR="001D0228">
        <w:rPr>
          <w:noProof/>
        </w:rPr>
        <w:t>9</w:t>
      </w:r>
      <w:r>
        <w:fldChar w:fldCharType="end"/>
      </w:r>
      <w:r>
        <w:t>, before running any of the Grid Garage tools.</w:t>
      </w:r>
    </w:p>
    <w:p w14:paraId="66FF8F32" w14:textId="5C206800" w:rsidR="00912DFE" w:rsidRDefault="00912DFE" w:rsidP="00912DFE">
      <w:pPr>
        <w:pStyle w:val="Heading3"/>
      </w:pPr>
      <w:bookmarkStart w:id="20" w:name="_Toc476903387"/>
      <w:r>
        <w:t>Dealing with errors and crashes</w:t>
      </w:r>
      <w:bookmarkEnd w:id="20"/>
    </w:p>
    <w:p w14:paraId="77860E6F" w14:textId="670D6A06" w:rsidR="006B04D2" w:rsidRDefault="001A00F4" w:rsidP="008E68F9">
      <w:r>
        <w:rPr>
          <w:noProof/>
        </w:rPr>
        <mc:AlternateContent>
          <mc:Choice Requires="wps">
            <w:drawing>
              <wp:anchor distT="0" distB="0" distL="114300" distR="114300" simplePos="0" relativeHeight="251830272" behindDoc="1" locked="0" layoutInCell="1" allowOverlap="1" wp14:anchorId="4D9F3946" wp14:editId="4F2AAB01">
                <wp:simplePos x="0" y="0"/>
                <wp:positionH relativeFrom="column">
                  <wp:posOffset>5845175</wp:posOffset>
                </wp:positionH>
                <wp:positionV relativeFrom="paragraph">
                  <wp:posOffset>2096135</wp:posOffset>
                </wp:positionV>
                <wp:extent cx="2886710" cy="635"/>
                <wp:effectExtent l="0" t="0" r="8890" b="3810"/>
                <wp:wrapTight wrapText="bothSides">
                  <wp:wrapPolygon edited="0">
                    <wp:start x="0" y="0"/>
                    <wp:lineTo x="0" y="20348"/>
                    <wp:lineTo x="21524" y="20348"/>
                    <wp:lineTo x="21524" y="0"/>
                    <wp:lineTo x="0" y="0"/>
                  </wp:wrapPolygon>
                </wp:wrapTight>
                <wp:docPr id="278" name="Text Box 278"/>
                <wp:cNvGraphicFramePr/>
                <a:graphic xmlns:a="http://schemas.openxmlformats.org/drawingml/2006/main">
                  <a:graphicData uri="http://schemas.microsoft.com/office/word/2010/wordprocessingShape">
                    <wps:wsp>
                      <wps:cNvSpPr txBox="1"/>
                      <wps:spPr>
                        <a:xfrm>
                          <a:off x="0" y="0"/>
                          <a:ext cx="2886710" cy="635"/>
                        </a:xfrm>
                        <a:prstGeom prst="rect">
                          <a:avLst/>
                        </a:prstGeom>
                        <a:solidFill>
                          <a:prstClr val="white"/>
                        </a:solidFill>
                        <a:ln>
                          <a:noFill/>
                        </a:ln>
                        <a:effectLst/>
                      </wps:spPr>
                      <wps:txbx>
                        <w:txbxContent>
                          <w:p w14:paraId="1123CE97" w14:textId="55B5AAB4" w:rsidR="00943AA9" w:rsidRPr="00A13F63" w:rsidRDefault="00943AA9" w:rsidP="001A00F4">
                            <w:pPr>
                              <w:pStyle w:val="Caption"/>
                              <w:rPr>
                                <w:noProof/>
                                <w:sz w:val="24"/>
                                <w:szCs w:val="24"/>
                              </w:rPr>
                            </w:pPr>
                            <w:r>
                              <w:t xml:space="preserve">Figure </w:t>
                            </w:r>
                            <w:fldSimple w:instr=" SEQ Figure \* ARABIC ">
                              <w:r>
                                <w:rPr>
                                  <w:noProof/>
                                </w:rPr>
                                <w:t>8</w:t>
                              </w:r>
                            </w:fldSimple>
                            <w:r>
                              <w:t xml:space="preserve"> Location of the ‘gg3.log’ file is reported in the Results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9F3946" id="Text Box 278" o:spid="_x0000_s1032" type="#_x0000_t202" style="position:absolute;margin-left:460.25pt;margin-top:165.05pt;width:227.3pt;height:.05pt;z-index:-25148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" stroked="f">
                <v:textbox style="mso-fit-shape-to-text:t" inset="0,0,0,0">
                  <w:txbxContent>
                    <w:p w14:paraId="1123CE97" w14:textId="55B5AAB4" w:rsidR="00943AA9" w:rsidRPr="00A13F63" w:rsidRDefault="00943AA9" w:rsidP="001A00F4">
                      <w:pPr>
                        <w:pStyle w:val="Caption"/>
                        <w:rPr>
                          <w:noProof/>
                          <w:sz w:val="24"/>
                          <w:szCs w:val="24"/>
                        </w:rPr>
                      </w:pPr>
                      <w:r>
                        <w:t xml:space="preserve">Figure </w:t>
                      </w:r>
                      <w:fldSimple w:instr=" SEQ Figure \* ARABIC ">
                        <w:r>
                          <w:rPr>
                            <w:noProof/>
                          </w:rPr>
                          <w:t>8</w:t>
                        </w:r>
                      </w:fldSimple>
                      <w:r>
                        <w:t xml:space="preserve"> Location of the ‘gg3.log’ file is reported in the Results window.</w:t>
                      </w:r>
                    </w:p>
                  </w:txbxContent>
                </v:textbox>
                <w10:wrap type="tight"/>
              </v:shape>
            </w:pict>
          </mc:Fallback>
        </mc:AlternateContent>
      </w:r>
      <w:r>
        <w:rPr>
          <w:noProof/>
        </w:rPr>
        <mc:AlternateContent>
          <mc:Choice Requires="wps">
            <w:drawing>
              <wp:anchor distT="0" distB="0" distL="114300" distR="114300" simplePos="0" relativeHeight="251828224" behindDoc="0" locked="0" layoutInCell="1" allowOverlap="1" wp14:anchorId="5ABA1060" wp14:editId="69D3AA43">
                <wp:simplePos x="0" y="0"/>
                <wp:positionH relativeFrom="column">
                  <wp:posOffset>6238430</wp:posOffset>
                </wp:positionH>
                <wp:positionV relativeFrom="paragraph">
                  <wp:posOffset>1797175</wp:posOffset>
                </wp:positionV>
                <wp:extent cx="2495876" cy="154940"/>
                <wp:effectExtent l="0" t="0" r="19050" b="16510"/>
                <wp:wrapNone/>
                <wp:docPr id="275" name="Rounded Rectangle 275"/>
                <wp:cNvGraphicFramePr/>
                <a:graphic xmlns:a="http://schemas.openxmlformats.org/drawingml/2006/main">
                  <a:graphicData uri="http://schemas.microsoft.com/office/word/2010/wordprocessingShape">
                    <wps:wsp>
                      <wps:cNvSpPr/>
                      <wps:spPr>
                        <a:xfrm>
                          <a:off x="0" y="0"/>
                          <a:ext cx="2495876" cy="1549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625A79" id="Rounded Rectangle 275" o:spid="_x0000_s1026" style="position:absolute;margin-left:491.2pt;margin-top:141.5pt;width:196.55pt;height:12.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" filled="f" strokecolor="red" strokeweight="2pt"/>
            </w:pict>
          </mc:Fallback>
        </mc:AlternateContent>
      </w:r>
      <w:r>
        <w:rPr>
          <w:noProof/>
        </w:rPr>
        <w:drawing>
          <wp:anchor distT="0" distB="0" distL="114300" distR="114300" simplePos="0" relativeHeight="251827200" behindDoc="1" locked="0" layoutInCell="1" allowOverlap="1" wp14:anchorId="6518F84D" wp14:editId="08A943E5">
            <wp:simplePos x="0" y="0"/>
            <wp:positionH relativeFrom="column">
              <wp:posOffset>5845175</wp:posOffset>
            </wp:positionH>
            <wp:positionV relativeFrom="paragraph">
              <wp:posOffset>668655</wp:posOffset>
            </wp:positionV>
            <wp:extent cx="2886075" cy="1370330"/>
            <wp:effectExtent l="0" t="0" r="9525" b="1270"/>
            <wp:wrapTight wrapText="bothSides">
              <wp:wrapPolygon edited="0">
                <wp:start x="0" y="0"/>
                <wp:lineTo x="0" y="21320"/>
                <wp:lineTo x="21529" y="21320"/>
                <wp:lineTo x="21529" y="0"/>
                <wp:lineTo x="0" y="0"/>
              </wp:wrapPolygon>
            </wp:wrapTight>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886075" cy="1370330"/>
                    </a:xfrm>
                    <a:prstGeom prst="rect">
                      <a:avLst/>
                    </a:prstGeom>
                  </pic:spPr>
                </pic:pic>
              </a:graphicData>
            </a:graphic>
            <wp14:sizeRelH relativeFrom="margin">
              <wp14:pctWidth>0</wp14:pctWidth>
            </wp14:sizeRelH>
          </wp:anchor>
        </w:drawing>
      </w:r>
      <w:r w:rsidR="00912DFE">
        <w:t xml:space="preserve">In the </w:t>
      </w:r>
      <w:r w:rsidR="00E1367D">
        <w:t>Results table</w:t>
      </w:r>
      <w:r w:rsidR="00912DFE">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w:t>
      </w:r>
      <w:proofErr w:type="spellStart"/>
      <w:r w:rsidR="003C765D">
        <w:t>mxd</w:t>
      </w:r>
      <w:proofErr w:type="spellEnd"/>
      <w:r w:rsidR="003C765D">
        <w:t>)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3" w:history="1">
        <w:r w:rsidR="00536509" w:rsidRPr="00FB2ED5">
          <w:rPr>
            <w:rStyle w:val="Hyperlink"/>
          </w:rPr>
          <w:t>tom.barrett@environment.nsw.gov.au</w:t>
        </w:r>
      </w:hyperlink>
      <w:r w:rsidR="00536509">
        <w:t>)</w:t>
      </w:r>
      <w:r w:rsidR="006A0DF5">
        <w:t>.</w:t>
      </w:r>
      <w:r>
        <w:t xml:space="preserve">  To help us diagnose and fix any bugs could you please send the ‘gg3.log’ file, the location of which is reported in the ‘Results’ window. Access the Results window by selecting the ‘Geoprocessing &gt; Results’ menu item in ArcMap.</w:t>
      </w:r>
    </w:p>
    <w:p w14:paraId="0F4DCBCD" w14:textId="48C1FF8E" w:rsidR="001A00F4" w:rsidRDefault="001A00F4" w:rsidP="008E68F9"/>
    <w:p w14:paraId="6E52ADD9" w14:textId="5575BD88" w:rsidR="00CE59F3" w:rsidRDefault="001A00F4" w:rsidP="00CE59F3">
      <w:r>
        <w:rPr>
          <w:noProof/>
        </w:rPr>
        <mc:AlternateContent>
          <mc:Choice Requires="wps">
            <w:drawing>
              <wp:anchor distT="0" distB="0" distL="114300" distR="114300" simplePos="0" relativeHeight="251566080" behindDoc="0" locked="0" layoutInCell="1" allowOverlap="1" wp14:anchorId="4CA96570" wp14:editId="4659AF93">
                <wp:simplePos x="0" y="0"/>
                <wp:positionH relativeFrom="column">
                  <wp:posOffset>2515104</wp:posOffset>
                </wp:positionH>
                <wp:positionV relativeFrom="paragraph">
                  <wp:posOffset>73054</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943AA9" w:rsidRPr="00C3510B" w:rsidRDefault="00943AA9" w:rsidP="000C4CB0">
                            <w:pPr>
                              <w:pStyle w:val="Caption"/>
                              <w:rPr>
                                <w:b/>
                                <w:bCs/>
                                <w:noProof/>
                                <w:color w:val="4F81BD" w:themeColor="accent1"/>
                                <w:sz w:val="22"/>
                                <w:szCs w:val="22"/>
                              </w:rPr>
                            </w:pPr>
                            <w:bookmarkStart w:id="21" w:name="_Ref429653759"/>
                            <w:r>
                              <w:t xml:space="preserve">Figure </w:t>
                            </w:r>
                            <w:fldSimple w:instr=" SEQ Figure \* ARABIC ">
                              <w:r>
                                <w:rPr>
                                  <w:noProof/>
                                </w:rPr>
                                <w:t>9</w:t>
                              </w:r>
                            </w:fldSimple>
                            <w:bookmarkEnd w:id="21"/>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3" type="#_x0000_t202" style="position:absolute;margin-left:198.05pt;margin-top:5.7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" stroked="f">
                <v:textbox inset="0,0,0,0">
                  <w:txbxContent>
                    <w:p w14:paraId="25C61AAE" w14:textId="7E97EF1C" w:rsidR="00943AA9" w:rsidRPr="00C3510B" w:rsidRDefault="00943AA9" w:rsidP="000C4CB0">
                      <w:pPr>
                        <w:pStyle w:val="Caption"/>
                        <w:rPr>
                          <w:b/>
                          <w:bCs/>
                          <w:noProof/>
                          <w:color w:val="4F81BD" w:themeColor="accent1"/>
                          <w:sz w:val="22"/>
                          <w:szCs w:val="22"/>
                        </w:rPr>
                      </w:pPr>
                      <w:bookmarkStart w:id="22" w:name="_Ref429653759"/>
                      <w:r>
                        <w:t xml:space="preserve">Figure </w:t>
                      </w:r>
                      <w:fldSimple w:instr=" SEQ Figure \* ARABIC ">
                        <w:r>
                          <w:rPr>
                            <w:noProof/>
                          </w:rPr>
                          <w:t>9</w:t>
                        </w:r>
                      </w:fldSimple>
                      <w:bookmarkEnd w:id="22"/>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5EC31DBB" w:rsidR="00D9378C" w:rsidRDefault="00922D1D" w:rsidP="00D9378C">
      <w:pPr>
        <w:pStyle w:val="Heading1"/>
      </w:pPr>
      <w:bookmarkStart w:id="23" w:name="_Toc476903388"/>
      <w:bookmarkStart w:id="24" w:name="_Ref428873117"/>
      <w:bookmarkStart w:id="25" w:name="_Ref428873121"/>
      <w:r>
        <w:rPr>
          <w:noProof/>
        </w:rPr>
        <w:lastRenderedPageBreak/>
        <w:drawing>
          <wp:anchor distT="0" distB="0" distL="114300" distR="114300" simplePos="0" relativeHeight="251831296" behindDoc="1" locked="0" layoutInCell="1" allowOverlap="1" wp14:anchorId="3ADF9686" wp14:editId="3BE6FA78">
            <wp:simplePos x="0" y="0"/>
            <wp:positionH relativeFrom="column">
              <wp:posOffset>-316230</wp:posOffset>
            </wp:positionH>
            <wp:positionV relativeFrom="paragraph">
              <wp:posOffset>0</wp:posOffset>
            </wp:positionV>
            <wp:extent cx="3736340" cy="4904740"/>
            <wp:effectExtent l="0" t="0" r="0" b="0"/>
            <wp:wrapTight wrapText="bothSides">
              <wp:wrapPolygon edited="0">
                <wp:start x="0" y="0"/>
                <wp:lineTo x="0" y="21477"/>
                <wp:lineTo x="21475" y="21477"/>
                <wp:lineTo x="21475" y="0"/>
                <wp:lineTo x="0" y="0"/>
              </wp:wrapPolygon>
            </wp:wrapTight>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36340" cy="4904740"/>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 xml:space="preserve">id Garage tools in ArcGIS </w:t>
      </w:r>
      <w:proofErr w:type="spellStart"/>
      <w:r w:rsidR="001860CA">
        <w:t>Model</w:t>
      </w:r>
      <w:r w:rsidR="00D9378C">
        <w:t>Builder</w:t>
      </w:r>
      <w:bookmarkEnd w:id="23"/>
      <w:proofErr w:type="spellEnd"/>
    </w:p>
    <w:p w14:paraId="635AD43F" w14:textId="050653A2" w:rsidR="00D9378C" w:rsidRDefault="00944B25" w:rsidP="000D0AC6">
      <w:pPr>
        <w:pStyle w:val="Heading2"/>
      </w:pPr>
      <w:bookmarkStart w:id="26" w:name="_Toc476903389"/>
      <w:r>
        <w:t>Overview</w:t>
      </w:r>
      <w:bookmarkEnd w:id="26"/>
    </w:p>
    <w:p w14:paraId="2E8D5B77" w14:textId="1730266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w:t>
      </w:r>
      <w:proofErr w:type="spellStart"/>
      <w:r w:rsidR="001860CA">
        <w:t>ModelBuilder</w:t>
      </w:r>
      <w:proofErr w:type="spellEnd"/>
      <w:r w:rsidR="001860CA">
        <w:t xml:space="preserve"> before attempting this. </w:t>
      </w:r>
      <w:r w:rsidR="00922D1D">
        <w:t>Search for ‘</w:t>
      </w:r>
      <w:proofErr w:type="spellStart"/>
      <w:r w:rsidR="00922D1D">
        <w:t>ModelBuilder</w:t>
      </w:r>
      <w:proofErr w:type="spellEnd"/>
      <w:r w:rsidR="00922D1D">
        <w:t>’ in the</w:t>
      </w:r>
      <w:r w:rsidR="001860CA">
        <w:t xml:space="preserve"> </w:t>
      </w:r>
      <w:r w:rsidR="001860CA" w:rsidRPr="00922D1D">
        <w:t>ArcGIS Online Help</w:t>
      </w:r>
      <w:r w:rsidR="001860CA">
        <w:t xml:space="preserve"> for instructions and tutorials on this topic.</w:t>
      </w:r>
    </w:p>
    <w:p w14:paraId="7FFAB141" w14:textId="3FD5CAFD" w:rsidR="001860CA" w:rsidRDefault="001860CA" w:rsidP="001860CA">
      <w:pPr>
        <w:pStyle w:val="Heading3"/>
      </w:pPr>
      <w:bookmarkStart w:id="27" w:name="_Toc476903390"/>
      <w:r>
        <w:t xml:space="preserve">Linking multiple Grid Garage </w:t>
      </w:r>
      <w:r w:rsidR="001056AC">
        <w:t>t</w:t>
      </w:r>
      <w:r>
        <w:t>ools</w:t>
      </w:r>
      <w:bookmarkEnd w:id="27"/>
    </w:p>
    <w:p w14:paraId="4F6F0053" w14:textId="67E739DC" w:rsidR="00DD4D29" w:rsidRDefault="001860CA" w:rsidP="00C6194F">
      <w:pPr>
        <w:spacing w:after="120"/>
      </w:pPr>
      <w:r>
        <w:t xml:space="preserve">Each </w:t>
      </w:r>
      <w:r w:rsidR="00D46C62">
        <w:t xml:space="preserve">Grid Garage tool requires an input table containing a </w:t>
      </w:r>
      <w:r w:rsidR="00922D1D">
        <w:t xml:space="preserve">field (called ‘geodata’ by default) that contains the full path of </w:t>
      </w:r>
      <w:r w:rsidR="00D46C62">
        <w:t>all the input geodata to be processed.  Each tool also generates a ‘</w:t>
      </w:r>
      <w:r w:rsidR="00E1367D">
        <w:t xml:space="preserve">Results </w:t>
      </w:r>
      <w:r w:rsidR="00922D1D">
        <w:t>T</w:t>
      </w:r>
      <w:r w:rsidR="00E1367D">
        <w:t>able</w:t>
      </w:r>
      <w:r w:rsidR="00D46C62">
        <w:t xml:space="preserve">’ that also contains </w:t>
      </w:r>
      <w:proofErr w:type="gramStart"/>
      <w:r w:rsidR="00D46C62">
        <w:t>an</w:t>
      </w:r>
      <w:proofErr w:type="gramEnd"/>
      <w:r w:rsidR="00D46C62">
        <w:t xml:space="preserve"> ‘</w:t>
      </w:r>
      <w:r w:rsidR="00922D1D">
        <w:t>geodata</w:t>
      </w:r>
      <w:r w:rsidR="00D46C62">
        <w:t>’ field listing the paths of all the output data.  This allows</w:t>
      </w:r>
      <w:r w:rsidR="00BF5466">
        <w:t xml:space="preserve"> the tools to be daisy chained</w:t>
      </w:r>
      <w:r w:rsidR="00D46C62">
        <w:t xml:space="preserve">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1D0228">
        <w:t xml:space="preserve">Figure </w:t>
      </w:r>
      <w:r w:rsidR="001D0228">
        <w:rPr>
          <w:noProof/>
        </w:rPr>
        <w:t>10</w:t>
      </w:r>
      <w:r w:rsidR="00433943">
        <w:fldChar w:fldCharType="end"/>
      </w:r>
      <w:r w:rsidR="00D46C62">
        <w:t xml:space="preserve">. </w:t>
      </w:r>
    </w:p>
    <w:p w14:paraId="706C57C7" w14:textId="3B5F15CA"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w:t>
      </w:r>
      <w:r w:rsidR="00BF5466">
        <w:t>Raster&gt;</w:t>
      </w:r>
      <w:r>
        <w:t>Clip</w:t>
      </w:r>
      <w:r w:rsidR="00E56D25">
        <w:t>’</w:t>
      </w:r>
      <w:r>
        <w:t xml:space="preserve"> </w:t>
      </w:r>
      <w:r w:rsidR="001056AC">
        <w:t xml:space="preserve">Grid Garage </w:t>
      </w:r>
      <w:r>
        <w:t>tool.</w:t>
      </w:r>
    </w:p>
    <w:p w14:paraId="06BA7A2E" w14:textId="674F2AEC"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w:t>
      </w:r>
      <w:r w:rsidR="00BF5466">
        <w:t>Raster&gt;Clip</w:t>
      </w:r>
      <w:r w:rsidR="00E56D25">
        <w:t>’</w:t>
      </w:r>
      <w:r>
        <w:t xml:space="preserve"> output followed by a </w:t>
      </w:r>
      <w:r w:rsidR="00E56D25">
        <w:t>‘Raster</w:t>
      </w:r>
      <w:r w:rsidR="00BF5466">
        <w:t>&gt;Resample</w:t>
      </w:r>
      <w:r w:rsidR="00E56D25">
        <w:t>’</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734E0997" w14:textId="77777777" w:rsidR="00922D1D" w:rsidRDefault="00922D1D" w:rsidP="00C6194F">
      <w:pPr>
        <w:spacing w:after="120"/>
      </w:pPr>
    </w:p>
    <w:p w14:paraId="34662316" w14:textId="3181374F" w:rsidR="00922D1D" w:rsidRDefault="00922D1D" w:rsidP="00C6194F">
      <w:pPr>
        <w:spacing w:after="120"/>
      </w:pPr>
    </w:p>
    <w:p w14:paraId="46109308" w14:textId="4533A6AB" w:rsidR="006E4B9E" w:rsidRDefault="00922D1D">
      <w:pPr>
        <w:spacing w:after="200" w:line="360" w:lineRule="auto"/>
      </w:pPr>
      <w:r>
        <w:rPr>
          <w:noProof/>
        </w:rPr>
        <mc:AlternateContent>
          <mc:Choice Requires="wps">
            <w:drawing>
              <wp:anchor distT="0" distB="0" distL="114300" distR="114300" simplePos="0" relativeHeight="251832320" behindDoc="0" locked="0" layoutInCell="1" allowOverlap="1" wp14:anchorId="7AC234E4" wp14:editId="2B60197D">
                <wp:simplePos x="0" y="0"/>
                <wp:positionH relativeFrom="column">
                  <wp:posOffset>-272866</wp:posOffset>
                </wp:positionH>
                <wp:positionV relativeFrom="paragraph">
                  <wp:posOffset>376692</wp:posOffset>
                </wp:positionV>
                <wp:extent cx="4776470" cy="1128045"/>
                <wp:effectExtent l="0" t="0" r="5080" b="0"/>
                <wp:wrapNone/>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76470" cy="1128045"/>
                        </a:xfrm>
                        <a:prstGeom prst="rect">
                          <a:avLst/>
                        </a:prstGeom>
                        <a:solidFill>
                          <a:prstClr val="white"/>
                        </a:solidFill>
                        <a:ln>
                          <a:noFill/>
                        </a:ln>
                        <a:effectLst/>
                      </wps:spPr>
                      <wps:txbx>
                        <w:txbxContent>
                          <w:p w14:paraId="79383017" w14:textId="1FC0D231" w:rsidR="00943AA9" w:rsidRPr="00893854" w:rsidRDefault="00943AA9" w:rsidP="0027093D">
                            <w:pPr>
                              <w:pStyle w:val="Caption"/>
                              <w:rPr>
                                <w:b/>
                                <w:bCs/>
                                <w:noProof/>
                                <w:color w:val="4F81BD" w:themeColor="accent1"/>
                              </w:rPr>
                            </w:pPr>
                            <w:bookmarkStart w:id="28" w:name="_Ref428876726"/>
                            <w:r>
                              <w:t xml:space="preserve">Figure </w:t>
                            </w:r>
                            <w:fldSimple w:instr=" SEQ Figure \* ARABIC ">
                              <w:r>
                                <w:rPr>
                                  <w:noProof/>
                                </w:rPr>
                                <w:t>10</w:t>
                              </w:r>
                            </w:fldSimple>
                            <w:bookmarkEnd w:id="28"/>
                            <w:r>
                              <w:t xml:space="preserve"> </w:t>
                            </w:r>
                            <w:proofErr w:type="gramStart"/>
                            <w:r>
                              <w:t>An</w:t>
                            </w:r>
                            <w:proofErr w:type="gramEnd"/>
                            <w:r>
                              <w:t xml:space="preserve"> example of a custom model built in ArcGIS </w:t>
                            </w:r>
                            <w:proofErr w:type="spellStart"/>
                            <w:r>
                              <w:t>ModelBuilder</w:t>
                            </w:r>
                            <w:proofErr w:type="spellEnd"/>
                            <w:r>
                              <w:t xml:space="preserve"> that utilises three of the Grid Garage tools. The first tool ‘Geodata &gt;Search’ creates the Results Table listing all the geodata found in the ‘Workspace to Search’ path.  This table then feeds straight into the ‘Geodata&gt;</w:t>
                            </w:r>
                            <w:r w:rsidRPr="00922D1D">
                              <w:t xml:space="preserve"> </w:t>
                            </w:r>
                            <w:r>
                              <w:t>Describe’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‘Raster&gt;Clip’ Grid Garage tool which clips out a subset of the data based on the ‘Polygon feature to clip by’ which is a polygon feature class defining the project study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C234E4" id="Text Box 1" o:spid="_x0000_s1034" type="#_x0000_t202" style="position:absolute;margin-left:-21.5pt;margin-top:29.65pt;width:376.1pt;height:88.8pt;z-index:251832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" stroked="f">
                <v:path arrowok="t"/>
                <v:textbox inset="0,0,0,0">
                  <w:txbxContent>
                    <w:p w14:paraId="79383017" w14:textId="1FC0D231" w:rsidR="00943AA9" w:rsidRPr="00893854" w:rsidRDefault="00943AA9" w:rsidP="0027093D">
                      <w:pPr>
                        <w:pStyle w:val="Caption"/>
                        <w:rPr>
                          <w:b/>
                          <w:bCs/>
                          <w:noProof/>
                          <w:color w:val="4F81BD" w:themeColor="accent1"/>
                        </w:rPr>
                      </w:pPr>
                      <w:bookmarkStart w:id="29" w:name="_Ref428876726"/>
                      <w:r>
                        <w:t xml:space="preserve">Figure </w:t>
                      </w:r>
                      <w:fldSimple w:instr=" SEQ Figure \* ARABIC ">
                        <w:r>
                          <w:rPr>
                            <w:noProof/>
                          </w:rPr>
                          <w:t>10</w:t>
                        </w:r>
                      </w:fldSimple>
                      <w:bookmarkEnd w:id="29"/>
                      <w:r>
                        <w:t xml:space="preserve"> </w:t>
                      </w:r>
                      <w:proofErr w:type="gramStart"/>
                      <w:r>
                        <w:t>An</w:t>
                      </w:r>
                      <w:proofErr w:type="gramEnd"/>
                      <w:r>
                        <w:t xml:space="preserve"> example of a custom model built in ArcGIS </w:t>
                      </w:r>
                      <w:proofErr w:type="spellStart"/>
                      <w:r>
                        <w:t>ModelBuilder</w:t>
                      </w:r>
                      <w:proofErr w:type="spellEnd"/>
                      <w:r>
                        <w:t xml:space="preserve"> that utilises three of the Grid Garage tools. The first tool ‘Geodata &gt;Search’ creates the Results Table listing all the geodata found in the ‘Workspace to Search’ path.  This table then feeds straight into the ‘Geodata&gt;</w:t>
                      </w:r>
                      <w:r w:rsidRPr="00922D1D">
                        <w:t xml:space="preserve"> </w:t>
                      </w:r>
                      <w:r>
                        <w:t>Describe’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‘Raster&gt;Clip’ Grid Garage tool which clips out a subset of the data based on the ‘Polygon feature to clip by’ which is a polygon feature class defining the project study area.</w:t>
                      </w:r>
                    </w:p>
                  </w:txbxContent>
                </v:textbox>
              </v:shape>
            </w:pict>
          </mc:Fallback>
        </mc:AlternateContent>
      </w:r>
      <w:r w:rsidR="006E4B9E">
        <w:br w:type="page"/>
      </w:r>
    </w:p>
    <w:p w14:paraId="5DC3668B" w14:textId="77777777" w:rsidR="00C6399A" w:rsidRDefault="00C6399A" w:rsidP="00C6399A">
      <w:pPr>
        <w:pStyle w:val="Heading1"/>
      </w:pPr>
      <w:bookmarkStart w:id="30" w:name="_Toc476903391"/>
      <w:r>
        <w:lastRenderedPageBreak/>
        <w:t>Tutorials</w:t>
      </w:r>
      <w:bookmarkEnd w:id="30"/>
    </w:p>
    <w:p w14:paraId="2C41BBE3" w14:textId="29A260C0"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1D0228">
        <w:fldChar w:fldCharType="begin"/>
      </w:r>
      <w:r w:rsidR="001D0228">
        <w:instrText xml:space="preserve"> REF _Ref476903496 \h </w:instrText>
      </w:r>
      <w:r w:rsidR="001D0228">
        <w:fldChar w:fldCharType="separate"/>
      </w:r>
      <w:r w:rsidR="001D0228">
        <w:t xml:space="preserve">Table </w:t>
      </w:r>
      <w:r w:rsidR="001D0228">
        <w:rPr>
          <w:noProof/>
        </w:rPr>
        <w:t>1</w:t>
      </w:r>
      <w:r w:rsidR="001D0228">
        <w:fldChar w:fldCharType="end"/>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31" w:name="_Toc476903392"/>
      <w:r>
        <w:t>Sample g</w:t>
      </w:r>
      <w:r w:rsidR="00ED5898">
        <w:t>eodata</w:t>
      </w:r>
      <w:bookmarkEnd w:id="31"/>
    </w:p>
    <w:p w14:paraId="44D33397" w14:textId="77777777" w:rsidR="002C0925" w:rsidRPr="002C0925" w:rsidRDefault="002C0925" w:rsidP="002C0925"/>
    <w:p w14:paraId="6B69224D" w14:textId="7DBA108C" w:rsidR="004C0900" w:rsidRDefault="004C0900" w:rsidP="004C0900">
      <w:pPr>
        <w:pStyle w:val="Caption"/>
        <w:keepNext/>
      </w:pPr>
      <w:bookmarkStart w:id="32" w:name="_Ref476903496"/>
      <w:r>
        <w:t xml:space="preserve">Table </w:t>
      </w:r>
      <w:fldSimple w:instr=" SEQ Table \* ARABIC ">
        <w:r w:rsidR="001D0228">
          <w:rPr>
            <w:noProof/>
          </w:rPr>
          <w:t>1</w:t>
        </w:r>
      </w:fldSimple>
      <w:bookmarkEnd w:id="32"/>
      <w:r>
        <w:t xml:space="preserve"> List of sample geodata provided with the Grid Garage Toolbox.  Note that the raster geodata sets have different cell sizes, spatial reference and pixel type. </w:t>
      </w:r>
    </w:p>
    <w:p w14:paraId="169E3BC0" w14:textId="77777777" w:rsidR="0030673B" w:rsidRDefault="0030673B" w:rsidP="0030673B"/>
    <w:tbl>
      <w:tblPr>
        <w:tblStyle w:val="TableGrid"/>
        <w:tblW w:w="0" w:type="auto"/>
        <w:tblLayout w:type="fixed"/>
        <w:tblLook w:val="04A0" w:firstRow="1" w:lastRow="0" w:firstColumn="1" w:lastColumn="0" w:noHBand="0" w:noVBand="1"/>
      </w:tblPr>
      <w:tblGrid>
        <w:gridCol w:w="1696"/>
        <w:gridCol w:w="1134"/>
        <w:gridCol w:w="1843"/>
        <w:gridCol w:w="1276"/>
        <w:gridCol w:w="709"/>
        <w:gridCol w:w="708"/>
        <w:gridCol w:w="709"/>
        <w:gridCol w:w="5873"/>
      </w:tblGrid>
      <w:tr w:rsidR="00436E11" w:rsidRPr="00436E11" w14:paraId="55BC8A43" w14:textId="77777777" w:rsidTr="00436E11">
        <w:trPr>
          <w:trHeight w:val="300"/>
        </w:trPr>
        <w:tc>
          <w:tcPr>
            <w:tcW w:w="1696" w:type="dxa"/>
            <w:noWrap/>
            <w:hideMark/>
          </w:tcPr>
          <w:p w14:paraId="790170F9" w14:textId="6E298C3F"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File Name</w:t>
            </w:r>
          </w:p>
        </w:tc>
        <w:tc>
          <w:tcPr>
            <w:tcW w:w="1134" w:type="dxa"/>
            <w:noWrap/>
            <w:hideMark/>
          </w:tcPr>
          <w:p w14:paraId="4757EE27" w14:textId="30CB061D"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Type</w:t>
            </w:r>
          </w:p>
        </w:tc>
        <w:tc>
          <w:tcPr>
            <w:tcW w:w="1843" w:type="dxa"/>
            <w:noWrap/>
            <w:hideMark/>
          </w:tcPr>
          <w:p w14:paraId="13582503" w14:textId="4F5477C4"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Spatial Reference</w:t>
            </w:r>
          </w:p>
        </w:tc>
        <w:tc>
          <w:tcPr>
            <w:tcW w:w="1276" w:type="dxa"/>
            <w:noWrap/>
            <w:hideMark/>
          </w:tcPr>
          <w:p w14:paraId="3790AB93" w14:textId="723DA930"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NoData Value</w:t>
            </w:r>
          </w:p>
        </w:tc>
        <w:tc>
          <w:tcPr>
            <w:tcW w:w="709" w:type="dxa"/>
            <w:noWrap/>
            <w:hideMark/>
          </w:tcPr>
          <w:p w14:paraId="4412E4D1" w14:textId="5D4D6D77"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Pixel Type</w:t>
            </w:r>
          </w:p>
        </w:tc>
        <w:tc>
          <w:tcPr>
            <w:tcW w:w="708" w:type="dxa"/>
            <w:noWrap/>
            <w:hideMark/>
          </w:tcPr>
          <w:p w14:paraId="23E10B88" w14:textId="4D54B51B"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Is Integer</w:t>
            </w:r>
          </w:p>
        </w:tc>
        <w:tc>
          <w:tcPr>
            <w:tcW w:w="709" w:type="dxa"/>
            <w:noWrap/>
            <w:hideMark/>
          </w:tcPr>
          <w:p w14:paraId="0B841F93" w14:textId="306476A4"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Cell Size</w:t>
            </w:r>
          </w:p>
        </w:tc>
        <w:tc>
          <w:tcPr>
            <w:tcW w:w="5873" w:type="dxa"/>
            <w:hideMark/>
          </w:tcPr>
          <w:p w14:paraId="66BC0299" w14:textId="33E1A6F3" w:rsidR="00436E11" w:rsidRPr="00436E11" w:rsidRDefault="00436E11">
            <w:pPr>
              <w:rPr>
                <w:rFonts w:asciiTheme="minorHAnsi" w:hAnsiTheme="minorHAnsi" w:cstheme="minorHAnsi"/>
                <w:b/>
                <w:color w:val="000000"/>
                <w:sz w:val="12"/>
                <w:szCs w:val="12"/>
              </w:rPr>
            </w:pPr>
            <w:r>
              <w:rPr>
                <w:rFonts w:asciiTheme="minorHAnsi" w:hAnsiTheme="minorHAnsi" w:cstheme="minorHAnsi"/>
                <w:b/>
                <w:color w:val="000000"/>
                <w:sz w:val="12"/>
                <w:szCs w:val="12"/>
              </w:rPr>
              <w:t>Fields in Attribute Table</w:t>
            </w:r>
          </w:p>
        </w:tc>
      </w:tr>
      <w:tr w:rsidR="00436E11" w:rsidRPr="00436E11" w14:paraId="1A3C5067" w14:textId="77777777" w:rsidTr="00436E11">
        <w:trPr>
          <w:trHeight w:val="300"/>
        </w:trPr>
        <w:tc>
          <w:tcPr>
            <w:tcW w:w="1696" w:type="dxa"/>
            <w:noWrap/>
            <w:hideMark/>
          </w:tcPr>
          <w:p w14:paraId="3D110EA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demfill25m.tif</w:t>
            </w:r>
          </w:p>
        </w:tc>
        <w:tc>
          <w:tcPr>
            <w:tcW w:w="1134" w:type="dxa"/>
            <w:noWrap/>
            <w:hideMark/>
          </w:tcPr>
          <w:p w14:paraId="526BB5C5"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09291AA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08EFB16A"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w:t>
            </w:r>
          </w:p>
        </w:tc>
        <w:tc>
          <w:tcPr>
            <w:tcW w:w="709" w:type="dxa"/>
            <w:noWrap/>
            <w:hideMark/>
          </w:tcPr>
          <w:p w14:paraId="6E75ECF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U16</w:t>
            </w:r>
          </w:p>
        </w:tc>
        <w:tc>
          <w:tcPr>
            <w:tcW w:w="708" w:type="dxa"/>
            <w:noWrap/>
            <w:hideMark/>
          </w:tcPr>
          <w:p w14:paraId="3D0FFE0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2990D44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w:t>
            </w:r>
          </w:p>
        </w:tc>
        <w:tc>
          <w:tcPr>
            <w:tcW w:w="5873" w:type="dxa"/>
            <w:hideMark/>
          </w:tcPr>
          <w:p w14:paraId="342C155D"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 CLASS_50M, CLASS_100M, COUNT_PCNT</w:t>
            </w:r>
          </w:p>
        </w:tc>
      </w:tr>
      <w:tr w:rsidR="00436E11" w:rsidRPr="00436E11" w14:paraId="1E0583DE" w14:textId="77777777" w:rsidTr="00436E11">
        <w:trPr>
          <w:trHeight w:val="300"/>
        </w:trPr>
        <w:tc>
          <w:tcPr>
            <w:tcW w:w="1696" w:type="dxa"/>
            <w:noWrap/>
            <w:hideMark/>
          </w:tcPr>
          <w:p w14:paraId="16E53B1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MCASS_StudyAreaTemplate30m_sml.tif</w:t>
            </w:r>
          </w:p>
        </w:tc>
        <w:tc>
          <w:tcPr>
            <w:tcW w:w="1134" w:type="dxa"/>
            <w:noWrap/>
            <w:hideMark/>
          </w:tcPr>
          <w:p w14:paraId="73179EC4"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6C32A9C1"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6EA7485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255</w:t>
            </w:r>
          </w:p>
        </w:tc>
        <w:tc>
          <w:tcPr>
            <w:tcW w:w="709" w:type="dxa"/>
            <w:noWrap/>
            <w:hideMark/>
          </w:tcPr>
          <w:p w14:paraId="228E71B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U8</w:t>
            </w:r>
          </w:p>
        </w:tc>
        <w:tc>
          <w:tcPr>
            <w:tcW w:w="708" w:type="dxa"/>
            <w:noWrap/>
            <w:hideMark/>
          </w:tcPr>
          <w:p w14:paraId="4DAC6F8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6B3FCB9C"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30</w:t>
            </w:r>
          </w:p>
        </w:tc>
        <w:tc>
          <w:tcPr>
            <w:tcW w:w="5873" w:type="dxa"/>
            <w:hideMark/>
          </w:tcPr>
          <w:p w14:paraId="09730EA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w:t>
            </w:r>
          </w:p>
        </w:tc>
      </w:tr>
      <w:tr w:rsidR="00436E11" w:rsidRPr="00436E11" w14:paraId="7CD6E9C6" w14:textId="77777777" w:rsidTr="00436E11">
        <w:trPr>
          <w:trHeight w:val="508"/>
        </w:trPr>
        <w:tc>
          <w:tcPr>
            <w:tcW w:w="1696" w:type="dxa"/>
            <w:noWrap/>
            <w:hideMark/>
          </w:tcPr>
          <w:p w14:paraId="54A0B0C4"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netvegkc100m_sml.tif</w:t>
            </w:r>
          </w:p>
        </w:tc>
        <w:tc>
          <w:tcPr>
            <w:tcW w:w="1134" w:type="dxa"/>
            <w:noWrap/>
            <w:hideMark/>
          </w:tcPr>
          <w:p w14:paraId="33AA363B"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23EF45E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2D59B245"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-2147483648</w:t>
            </w:r>
          </w:p>
        </w:tc>
        <w:tc>
          <w:tcPr>
            <w:tcW w:w="709" w:type="dxa"/>
            <w:noWrap/>
            <w:hideMark/>
          </w:tcPr>
          <w:p w14:paraId="6518C48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S32</w:t>
            </w:r>
          </w:p>
        </w:tc>
        <w:tc>
          <w:tcPr>
            <w:tcW w:w="708" w:type="dxa"/>
            <w:noWrap/>
            <w:hideMark/>
          </w:tcPr>
          <w:p w14:paraId="02374EA0"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1ED007B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w:t>
            </w:r>
          </w:p>
        </w:tc>
        <w:tc>
          <w:tcPr>
            <w:tcW w:w="5873" w:type="dxa"/>
            <w:hideMark/>
          </w:tcPr>
          <w:p w14:paraId="2DC51582"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 OID_1, VALUE_1, COUNT_1, CLASS_COD, CLASS_NAM, FORM_NUM, FORMATION, KFORMNO_K, LABEL_KF_, OID_12, VALUE_12, COUNT_12, CLASS_CO_1, CLASS_NA_1, FORM_NUM_1, FORMATIO_1, KFORMNO__1, LABEL_KF1</w:t>
            </w:r>
          </w:p>
        </w:tc>
      </w:tr>
      <w:tr w:rsidR="00436E11" w:rsidRPr="00436E11" w14:paraId="4E6C6727" w14:textId="77777777" w:rsidTr="00436E11">
        <w:trPr>
          <w:trHeight w:val="300"/>
        </w:trPr>
        <w:tc>
          <w:tcPr>
            <w:tcW w:w="1696" w:type="dxa"/>
            <w:noWrap/>
            <w:hideMark/>
          </w:tcPr>
          <w:p w14:paraId="5BD3510E"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rain_ann1km.tif</w:t>
            </w:r>
          </w:p>
        </w:tc>
        <w:tc>
          <w:tcPr>
            <w:tcW w:w="1134" w:type="dxa"/>
            <w:noWrap/>
            <w:hideMark/>
          </w:tcPr>
          <w:p w14:paraId="54D9774D" w14:textId="77777777" w:rsidR="00436E11" w:rsidRPr="00436E11" w:rsidRDefault="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35C2B06C"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GDA_1994_Australia_Albers</w:t>
            </w:r>
          </w:p>
        </w:tc>
        <w:tc>
          <w:tcPr>
            <w:tcW w:w="1276" w:type="dxa"/>
            <w:noWrap/>
            <w:hideMark/>
          </w:tcPr>
          <w:p w14:paraId="08F6E4D9"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w:t>
            </w:r>
          </w:p>
        </w:tc>
        <w:tc>
          <w:tcPr>
            <w:tcW w:w="709" w:type="dxa"/>
            <w:noWrap/>
            <w:hideMark/>
          </w:tcPr>
          <w:p w14:paraId="02B6027F"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F32</w:t>
            </w:r>
          </w:p>
        </w:tc>
        <w:tc>
          <w:tcPr>
            <w:tcW w:w="708" w:type="dxa"/>
            <w:noWrap/>
            <w:hideMark/>
          </w:tcPr>
          <w:p w14:paraId="1B8A7551"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FALSE</w:t>
            </w:r>
          </w:p>
        </w:tc>
        <w:tc>
          <w:tcPr>
            <w:tcW w:w="709" w:type="dxa"/>
            <w:noWrap/>
            <w:hideMark/>
          </w:tcPr>
          <w:p w14:paraId="29C35A3A" w14:textId="77777777" w:rsidR="00436E11" w:rsidRPr="00436E11" w:rsidRDefault="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1000</w:t>
            </w:r>
          </w:p>
        </w:tc>
        <w:tc>
          <w:tcPr>
            <w:tcW w:w="5873" w:type="dxa"/>
            <w:hideMark/>
          </w:tcPr>
          <w:p w14:paraId="46693D95" w14:textId="3EC6CD2F" w:rsidR="00436E11" w:rsidRPr="00436E11" w:rsidRDefault="00436E11">
            <w:pPr>
              <w:rPr>
                <w:rFonts w:asciiTheme="minorHAnsi" w:hAnsiTheme="minorHAnsi" w:cstheme="minorHAnsi"/>
                <w:color w:val="000000"/>
                <w:sz w:val="12"/>
                <w:szCs w:val="12"/>
              </w:rPr>
            </w:pPr>
            <w:r>
              <w:rPr>
                <w:rFonts w:asciiTheme="minorHAnsi" w:hAnsiTheme="minorHAnsi" w:cstheme="minorHAnsi"/>
                <w:color w:val="000000"/>
                <w:sz w:val="12"/>
                <w:szCs w:val="12"/>
              </w:rPr>
              <w:t>NA</w:t>
            </w:r>
          </w:p>
        </w:tc>
      </w:tr>
      <w:tr w:rsidR="00436E11" w:rsidRPr="00436E11" w14:paraId="435D32DD" w14:textId="77777777" w:rsidTr="00436E11">
        <w:trPr>
          <w:trHeight w:val="300"/>
        </w:trPr>
        <w:tc>
          <w:tcPr>
            <w:tcW w:w="1696" w:type="dxa"/>
            <w:noWrap/>
            <w:hideMark/>
          </w:tcPr>
          <w:p w14:paraId="2FBE1DD5" w14:textId="3541F7A9"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sheep_dse1km.tif</w:t>
            </w:r>
          </w:p>
        </w:tc>
        <w:tc>
          <w:tcPr>
            <w:tcW w:w="1134" w:type="dxa"/>
            <w:noWrap/>
            <w:hideMark/>
          </w:tcPr>
          <w:p w14:paraId="2B8B45FA"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19085A3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GDA_1994_Australia_Albers</w:t>
            </w:r>
          </w:p>
        </w:tc>
        <w:tc>
          <w:tcPr>
            <w:tcW w:w="1276" w:type="dxa"/>
            <w:noWrap/>
            <w:hideMark/>
          </w:tcPr>
          <w:p w14:paraId="707ACED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-1.797693e+308</w:t>
            </w:r>
          </w:p>
        </w:tc>
        <w:tc>
          <w:tcPr>
            <w:tcW w:w="709" w:type="dxa"/>
            <w:noWrap/>
            <w:hideMark/>
          </w:tcPr>
          <w:p w14:paraId="325F0C6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F64</w:t>
            </w:r>
          </w:p>
        </w:tc>
        <w:tc>
          <w:tcPr>
            <w:tcW w:w="708" w:type="dxa"/>
            <w:noWrap/>
            <w:hideMark/>
          </w:tcPr>
          <w:p w14:paraId="036B27F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FALSE</w:t>
            </w:r>
          </w:p>
        </w:tc>
        <w:tc>
          <w:tcPr>
            <w:tcW w:w="709" w:type="dxa"/>
            <w:noWrap/>
            <w:hideMark/>
          </w:tcPr>
          <w:p w14:paraId="40E97EE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1000</w:t>
            </w:r>
          </w:p>
        </w:tc>
        <w:tc>
          <w:tcPr>
            <w:tcW w:w="5873" w:type="dxa"/>
            <w:hideMark/>
          </w:tcPr>
          <w:p w14:paraId="58B56E81" w14:textId="62F16524" w:rsidR="00436E11" w:rsidRPr="00436E11" w:rsidRDefault="00436E11" w:rsidP="00436E11">
            <w:pPr>
              <w:rPr>
                <w:rFonts w:asciiTheme="minorHAnsi" w:hAnsiTheme="minorHAnsi" w:cstheme="minorHAnsi"/>
                <w:color w:val="000000"/>
                <w:sz w:val="12"/>
                <w:szCs w:val="12"/>
              </w:rPr>
            </w:pPr>
            <w:r>
              <w:rPr>
                <w:rFonts w:asciiTheme="minorHAnsi" w:hAnsiTheme="minorHAnsi" w:cstheme="minorHAnsi"/>
                <w:color w:val="000000"/>
                <w:sz w:val="12"/>
                <w:szCs w:val="12"/>
              </w:rPr>
              <w:t>NA</w:t>
            </w:r>
          </w:p>
        </w:tc>
      </w:tr>
      <w:tr w:rsidR="00436E11" w:rsidRPr="00436E11" w14:paraId="0866166C" w14:textId="77777777" w:rsidTr="00436E11">
        <w:trPr>
          <w:trHeight w:val="300"/>
        </w:trPr>
        <w:tc>
          <w:tcPr>
            <w:tcW w:w="1696" w:type="dxa"/>
            <w:noWrap/>
            <w:hideMark/>
          </w:tcPr>
          <w:p w14:paraId="6975269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SPOT5_WoodyExtent_Armidale_sml.TIF</w:t>
            </w:r>
          </w:p>
        </w:tc>
        <w:tc>
          <w:tcPr>
            <w:tcW w:w="1134" w:type="dxa"/>
            <w:noWrap/>
            <w:hideMark/>
          </w:tcPr>
          <w:p w14:paraId="4E576F89"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RasterDataset</w:t>
            </w:r>
            <w:proofErr w:type="spellEnd"/>
          </w:p>
        </w:tc>
        <w:tc>
          <w:tcPr>
            <w:tcW w:w="1843" w:type="dxa"/>
            <w:noWrap/>
            <w:hideMark/>
          </w:tcPr>
          <w:p w14:paraId="0B5EC97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4E62B26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255</w:t>
            </w:r>
          </w:p>
        </w:tc>
        <w:tc>
          <w:tcPr>
            <w:tcW w:w="709" w:type="dxa"/>
            <w:noWrap/>
            <w:hideMark/>
          </w:tcPr>
          <w:p w14:paraId="3B6284F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U8</w:t>
            </w:r>
          </w:p>
        </w:tc>
        <w:tc>
          <w:tcPr>
            <w:tcW w:w="708" w:type="dxa"/>
            <w:noWrap/>
            <w:hideMark/>
          </w:tcPr>
          <w:p w14:paraId="4D93BB0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TRUE</w:t>
            </w:r>
          </w:p>
        </w:tc>
        <w:tc>
          <w:tcPr>
            <w:tcW w:w="709" w:type="dxa"/>
            <w:noWrap/>
            <w:hideMark/>
          </w:tcPr>
          <w:p w14:paraId="377A66A4"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5</w:t>
            </w:r>
          </w:p>
        </w:tc>
        <w:tc>
          <w:tcPr>
            <w:tcW w:w="5873" w:type="dxa"/>
            <w:hideMark/>
          </w:tcPr>
          <w:p w14:paraId="6DC0616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OID, Value, Count</w:t>
            </w:r>
          </w:p>
        </w:tc>
      </w:tr>
      <w:tr w:rsidR="00436E11" w:rsidRPr="00436E11" w14:paraId="5007BB64" w14:textId="77777777" w:rsidTr="00436E11">
        <w:trPr>
          <w:trHeight w:val="502"/>
        </w:trPr>
        <w:tc>
          <w:tcPr>
            <w:tcW w:w="1696" w:type="dxa"/>
            <w:noWrap/>
            <w:hideMark/>
          </w:tcPr>
          <w:p w14:paraId="4F76EAE6"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HydroLine_All_Watercourses.shp</w:t>
            </w:r>
            <w:proofErr w:type="spellEnd"/>
          </w:p>
        </w:tc>
        <w:tc>
          <w:tcPr>
            <w:tcW w:w="1134" w:type="dxa"/>
            <w:noWrap/>
            <w:hideMark/>
          </w:tcPr>
          <w:p w14:paraId="201E6634"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49439AE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GCS_GDA_1994</w:t>
            </w:r>
          </w:p>
        </w:tc>
        <w:tc>
          <w:tcPr>
            <w:tcW w:w="1276" w:type="dxa"/>
            <w:noWrap/>
            <w:hideMark/>
          </w:tcPr>
          <w:p w14:paraId="419A6AB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5BFD677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237730C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2E96EF0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6F5CA3E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w:t>
            </w:r>
            <w:proofErr w:type="spellStart"/>
            <w:r w:rsidRPr="00436E11">
              <w:rPr>
                <w:rFonts w:asciiTheme="minorHAnsi" w:hAnsiTheme="minorHAnsi" w:cstheme="minorHAnsi"/>
                <w:color w:val="000000"/>
                <w:sz w:val="12"/>
                <w:szCs w:val="12"/>
              </w:rPr>
              <w:t>TopoID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ObjectModD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FeatureMod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ClassSubty</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FeatureRel</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AttributeR</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CaptureSou</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CaptureMet</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Planimetri</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VerticalAc</w:t>
            </w:r>
            <w:proofErr w:type="spellEnd"/>
            <w:r w:rsidRPr="00436E11">
              <w:rPr>
                <w:rFonts w:asciiTheme="minorHAnsi" w:hAnsiTheme="minorHAnsi" w:cstheme="minorHAnsi"/>
                <w:color w:val="000000"/>
                <w:sz w:val="12"/>
                <w:szCs w:val="12"/>
              </w:rPr>
              <w:t xml:space="preserve">, Relevance, </w:t>
            </w:r>
            <w:proofErr w:type="spellStart"/>
            <w:r w:rsidRPr="00436E11">
              <w:rPr>
                <w:rFonts w:asciiTheme="minorHAnsi" w:hAnsiTheme="minorHAnsi" w:cstheme="minorHAnsi"/>
                <w:color w:val="000000"/>
                <w:sz w:val="12"/>
                <w:szCs w:val="12"/>
              </w:rPr>
              <w:t>HydroName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HydroNameT</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Perenniali</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HydroType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NamedWater</w:t>
            </w:r>
            <w:proofErr w:type="spellEnd"/>
            <w:r w:rsidRPr="00436E11">
              <w:rPr>
                <w:rFonts w:asciiTheme="minorHAnsi" w:hAnsiTheme="minorHAnsi" w:cstheme="minorHAnsi"/>
                <w:color w:val="000000"/>
                <w:sz w:val="12"/>
                <w:szCs w:val="12"/>
              </w:rPr>
              <w:t xml:space="preserve">, Hierarchy, </w:t>
            </w:r>
            <w:proofErr w:type="spellStart"/>
            <w:r w:rsidRPr="00436E11">
              <w:rPr>
                <w:rFonts w:asciiTheme="minorHAnsi" w:hAnsiTheme="minorHAnsi" w:cstheme="minorHAnsi"/>
                <w:color w:val="000000"/>
                <w:sz w:val="12"/>
                <w:szCs w:val="12"/>
              </w:rPr>
              <w:t>lastupdate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LoadDate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Length_M</w:t>
            </w:r>
            <w:proofErr w:type="spellEnd"/>
            <w:r w:rsidRPr="00436E11">
              <w:rPr>
                <w:rFonts w:asciiTheme="minorHAnsi" w:hAnsiTheme="minorHAnsi" w:cstheme="minorHAnsi"/>
                <w:color w:val="000000"/>
                <w:sz w:val="12"/>
                <w:szCs w:val="12"/>
              </w:rPr>
              <w:t xml:space="preserve">, Label, </w:t>
            </w:r>
            <w:proofErr w:type="spellStart"/>
            <w:r w:rsidRPr="00436E11">
              <w:rPr>
                <w:rFonts w:asciiTheme="minorHAnsi" w:hAnsiTheme="minorHAnsi" w:cstheme="minorHAnsi"/>
                <w:color w:val="000000"/>
                <w:sz w:val="12"/>
                <w:szCs w:val="12"/>
              </w:rPr>
              <w:t>Shape_Leng</w:t>
            </w:r>
            <w:proofErr w:type="spellEnd"/>
          </w:p>
        </w:tc>
      </w:tr>
      <w:tr w:rsidR="00436E11" w:rsidRPr="00436E11" w14:paraId="539F7711" w14:textId="77777777" w:rsidTr="00436E11">
        <w:trPr>
          <w:trHeight w:val="300"/>
        </w:trPr>
        <w:tc>
          <w:tcPr>
            <w:tcW w:w="1696" w:type="dxa"/>
            <w:noWrap/>
            <w:hideMark/>
          </w:tcPr>
          <w:p w14:paraId="53ACBE46"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mcass_studyareatemplate30m_sml.shp</w:t>
            </w:r>
          </w:p>
        </w:tc>
        <w:tc>
          <w:tcPr>
            <w:tcW w:w="1134" w:type="dxa"/>
            <w:noWrap/>
            <w:hideMark/>
          </w:tcPr>
          <w:p w14:paraId="250C6031"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66D30CB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499ADAC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54C82DD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1E94066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2FC72B3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06D27A03"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FID, Shape, ID, GRIDCODE</w:t>
            </w:r>
          </w:p>
        </w:tc>
      </w:tr>
      <w:tr w:rsidR="00436E11" w:rsidRPr="00436E11" w14:paraId="555F61D1" w14:textId="77777777" w:rsidTr="00436E11">
        <w:trPr>
          <w:trHeight w:val="528"/>
        </w:trPr>
        <w:tc>
          <w:tcPr>
            <w:tcW w:w="1696" w:type="dxa"/>
            <w:noWrap/>
            <w:hideMark/>
          </w:tcPr>
          <w:p w14:paraId="27A7A6F0"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Place_Names.shp</w:t>
            </w:r>
            <w:proofErr w:type="spellEnd"/>
          </w:p>
        </w:tc>
        <w:tc>
          <w:tcPr>
            <w:tcW w:w="1134" w:type="dxa"/>
            <w:noWrap/>
            <w:hideMark/>
          </w:tcPr>
          <w:p w14:paraId="65BBFDE8"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78089A60"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GDA_1994_MGA_Zone_56</w:t>
            </w:r>
          </w:p>
        </w:tc>
        <w:tc>
          <w:tcPr>
            <w:tcW w:w="1276" w:type="dxa"/>
            <w:noWrap/>
            <w:hideMark/>
          </w:tcPr>
          <w:p w14:paraId="7D1740B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0019D53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7A147B42"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7EC9979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16C9C38B"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OBJECTID, </w:t>
            </w:r>
            <w:proofErr w:type="spellStart"/>
            <w:r w:rsidRPr="00436E11">
              <w:rPr>
                <w:rFonts w:asciiTheme="minorHAnsi" w:hAnsiTheme="minorHAnsi" w:cstheme="minorHAnsi"/>
                <w:color w:val="000000"/>
                <w:sz w:val="12"/>
                <w:szCs w:val="12"/>
              </w:rPr>
              <w:t>TopoID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ObjectModD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FeatureMod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ClassSubty</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FeatureRel</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AttributeR</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CaptureSou</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CaptureMet</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Planimetri</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VerticalAc</w:t>
            </w:r>
            <w:proofErr w:type="spellEnd"/>
            <w:r w:rsidRPr="00436E11">
              <w:rPr>
                <w:rFonts w:asciiTheme="minorHAnsi" w:hAnsiTheme="minorHAnsi" w:cstheme="minorHAnsi"/>
                <w:color w:val="000000"/>
                <w:sz w:val="12"/>
                <w:szCs w:val="12"/>
              </w:rPr>
              <w:t xml:space="preserve">, Relevance, </w:t>
            </w:r>
            <w:proofErr w:type="spellStart"/>
            <w:r w:rsidRPr="00436E11">
              <w:rPr>
                <w:rFonts w:asciiTheme="minorHAnsi" w:hAnsiTheme="minorHAnsi" w:cstheme="minorHAnsi"/>
                <w:color w:val="000000"/>
                <w:sz w:val="12"/>
                <w:szCs w:val="12"/>
              </w:rPr>
              <w:t>Operationa</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GeneralNam</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Alternativ</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PlaceType</w:t>
            </w:r>
            <w:proofErr w:type="spellEnd"/>
            <w:r w:rsidRPr="00436E11">
              <w:rPr>
                <w:rFonts w:asciiTheme="minorHAnsi" w:hAnsiTheme="minorHAnsi" w:cstheme="minorHAnsi"/>
                <w:color w:val="000000"/>
                <w:sz w:val="12"/>
                <w:szCs w:val="12"/>
              </w:rPr>
              <w:t xml:space="preserve">, Population, </w:t>
            </w:r>
            <w:proofErr w:type="spellStart"/>
            <w:r w:rsidRPr="00436E11">
              <w:rPr>
                <w:rFonts w:asciiTheme="minorHAnsi" w:hAnsiTheme="minorHAnsi" w:cstheme="minorHAnsi"/>
                <w:color w:val="000000"/>
                <w:sz w:val="12"/>
                <w:szCs w:val="12"/>
              </w:rPr>
              <w:t>PopSourceD</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lastupdate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LoadDate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Label_UC</w:t>
            </w:r>
            <w:proofErr w:type="spellEnd"/>
          </w:p>
        </w:tc>
      </w:tr>
      <w:tr w:rsidR="00436E11" w:rsidRPr="00436E11" w14:paraId="17C7BDB2" w14:textId="77777777" w:rsidTr="00436E11">
        <w:trPr>
          <w:trHeight w:val="422"/>
        </w:trPr>
        <w:tc>
          <w:tcPr>
            <w:tcW w:w="1696" w:type="dxa"/>
            <w:noWrap/>
            <w:hideMark/>
          </w:tcPr>
          <w:p w14:paraId="47388337"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Statewide_RiverConditionIndex.shp</w:t>
            </w:r>
            <w:proofErr w:type="spellEnd"/>
          </w:p>
        </w:tc>
        <w:tc>
          <w:tcPr>
            <w:tcW w:w="1134" w:type="dxa"/>
            <w:noWrap/>
            <w:hideMark/>
          </w:tcPr>
          <w:p w14:paraId="5E0EAB39"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73CB862A"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NSW_Lambert_Conformal_Conic</w:t>
            </w:r>
            <w:proofErr w:type="spellEnd"/>
          </w:p>
        </w:tc>
        <w:tc>
          <w:tcPr>
            <w:tcW w:w="1276" w:type="dxa"/>
            <w:noWrap/>
            <w:hideMark/>
          </w:tcPr>
          <w:p w14:paraId="61E6FF01"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75D1AC0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07C2044E"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392BE3CD"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63CF038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OBJECTID, Catchment_, WSP, </w:t>
            </w:r>
            <w:proofErr w:type="spellStart"/>
            <w:r w:rsidRPr="00436E11">
              <w:rPr>
                <w:rFonts w:asciiTheme="minorHAnsi" w:hAnsiTheme="minorHAnsi" w:cstheme="minorHAnsi"/>
                <w:color w:val="000000"/>
                <w:sz w:val="12"/>
                <w:szCs w:val="12"/>
              </w:rPr>
              <w:t>WaterSourc</w:t>
            </w:r>
            <w:proofErr w:type="spellEnd"/>
            <w:r w:rsidRPr="00436E11">
              <w:rPr>
                <w:rFonts w:asciiTheme="minorHAnsi" w:hAnsiTheme="minorHAnsi" w:cstheme="minorHAnsi"/>
                <w:color w:val="000000"/>
                <w:sz w:val="12"/>
                <w:szCs w:val="12"/>
              </w:rPr>
              <w:t xml:space="preserve">, RCI_HS, RCI_RSC, RCI_RVC, RCI_RBCI, RCI_CDI, RCI, </w:t>
            </w:r>
            <w:proofErr w:type="spellStart"/>
            <w:r w:rsidRPr="00436E11">
              <w:rPr>
                <w:rFonts w:asciiTheme="minorHAnsi" w:hAnsiTheme="minorHAnsi" w:cstheme="minorHAnsi"/>
                <w:color w:val="000000"/>
                <w:sz w:val="12"/>
                <w:szCs w:val="12"/>
              </w:rPr>
              <w:t>Shape_Leng</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Shape_Area</w:t>
            </w:r>
            <w:proofErr w:type="spellEnd"/>
          </w:p>
        </w:tc>
      </w:tr>
      <w:tr w:rsidR="00436E11" w:rsidRPr="00436E11" w14:paraId="503FCCFE" w14:textId="77777777" w:rsidTr="00436E11">
        <w:trPr>
          <w:trHeight w:val="414"/>
        </w:trPr>
        <w:tc>
          <w:tcPr>
            <w:tcW w:w="1696" w:type="dxa"/>
            <w:noWrap/>
            <w:hideMark/>
          </w:tcPr>
          <w:p w14:paraId="64C5131A"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VegBorderRiversGwydir_Comp09_VIS3801.shp</w:t>
            </w:r>
          </w:p>
        </w:tc>
        <w:tc>
          <w:tcPr>
            <w:tcW w:w="1134" w:type="dxa"/>
            <w:noWrap/>
            <w:hideMark/>
          </w:tcPr>
          <w:p w14:paraId="777ACA8C" w14:textId="77777777" w:rsidR="00436E11" w:rsidRPr="00436E11" w:rsidRDefault="00436E11" w:rsidP="00436E11">
            <w:pPr>
              <w:rPr>
                <w:rFonts w:asciiTheme="minorHAnsi" w:hAnsiTheme="minorHAnsi" w:cstheme="minorHAnsi"/>
                <w:color w:val="000000"/>
                <w:sz w:val="12"/>
                <w:szCs w:val="12"/>
              </w:rPr>
            </w:pPr>
            <w:proofErr w:type="spellStart"/>
            <w:r w:rsidRPr="00436E11">
              <w:rPr>
                <w:rFonts w:asciiTheme="minorHAnsi" w:hAnsiTheme="minorHAnsi" w:cstheme="minorHAnsi"/>
                <w:color w:val="000000"/>
                <w:sz w:val="12"/>
                <w:szCs w:val="12"/>
              </w:rPr>
              <w:t>FeatureClass</w:t>
            </w:r>
            <w:proofErr w:type="spellEnd"/>
          </w:p>
        </w:tc>
        <w:tc>
          <w:tcPr>
            <w:tcW w:w="1843" w:type="dxa"/>
            <w:noWrap/>
            <w:hideMark/>
          </w:tcPr>
          <w:p w14:paraId="3CB95199"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GCS_GDA_1994</w:t>
            </w:r>
          </w:p>
        </w:tc>
        <w:tc>
          <w:tcPr>
            <w:tcW w:w="1276" w:type="dxa"/>
            <w:noWrap/>
            <w:hideMark/>
          </w:tcPr>
          <w:p w14:paraId="2C7C346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33F3E4E8"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8" w:type="dxa"/>
            <w:noWrap/>
            <w:hideMark/>
          </w:tcPr>
          <w:p w14:paraId="2EA171AC"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709" w:type="dxa"/>
            <w:noWrap/>
            <w:hideMark/>
          </w:tcPr>
          <w:p w14:paraId="0292A1B7"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NA</w:t>
            </w:r>
          </w:p>
        </w:tc>
        <w:tc>
          <w:tcPr>
            <w:tcW w:w="5873" w:type="dxa"/>
            <w:hideMark/>
          </w:tcPr>
          <w:p w14:paraId="4E528EDF" w14:textId="77777777" w:rsidR="00436E11" w:rsidRPr="00436E11" w:rsidRDefault="00436E11" w:rsidP="00436E11">
            <w:pPr>
              <w:rPr>
                <w:rFonts w:asciiTheme="minorHAnsi" w:hAnsiTheme="minorHAnsi" w:cstheme="minorHAnsi"/>
                <w:color w:val="000000"/>
                <w:sz w:val="12"/>
                <w:szCs w:val="12"/>
              </w:rPr>
            </w:pPr>
            <w:r w:rsidRPr="00436E11">
              <w:rPr>
                <w:rFonts w:asciiTheme="minorHAnsi" w:hAnsiTheme="minorHAnsi" w:cstheme="minorHAnsi"/>
                <w:color w:val="000000"/>
                <w:sz w:val="12"/>
                <w:szCs w:val="12"/>
              </w:rPr>
              <w:t xml:space="preserve">FID, Shape, Veg1, Veg2, Veg3, Comments, </w:t>
            </w:r>
            <w:proofErr w:type="spellStart"/>
            <w:r w:rsidRPr="00436E11">
              <w:rPr>
                <w:rFonts w:asciiTheme="minorHAnsi" w:hAnsiTheme="minorHAnsi" w:cstheme="minorHAnsi"/>
                <w:color w:val="000000"/>
                <w:sz w:val="12"/>
                <w:szCs w:val="12"/>
              </w:rPr>
              <w:t>Cover_perc</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Veg_Cleare</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Poly_ID</w:t>
            </w:r>
            <w:proofErr w:type="spellEnd"/>
            <w:r w:rsidRPr="00436E11">
              <w:rPr>
                <w:rFonts w:asciiTheme="minorHAnsi" w:hAnsiTheme="minorHAnsi" w:cstheme="minorHAnsi"/>
                <w:color w:val="000000"/>
                <w:sz w:val="12"/>
                <w:szCs w:val="12"/>
              </w:rPr>
              <w:t xml:space="preserve">, Source, Scale, Date_, </w:t>
            </w:r>
            <w:proofErr w:type="spellStart"/>
            <w:r w:rsidRPr="00436E11">
              <w:rPr>
                <w:rFonts w:asciiTheme="minorHAnsi" w:hAnsiTheme="minorHAnsi" w:cstheme="minorHAnsi"/>
                <w:color w:val="000000"/>
                <w:sz w:val="12"/>
                <w:szCs w:val="12"/>
              </w:rPr>
              <w:t>Keith_Clas</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RVC_Name</w:t>
            </w:r>
            <w:proofErr w:type="spellEnd"/>
            <w:r w:rsidRPr="00436E11">
              <w:rPr>
                <w:rFonts w:asciiTheme="minorHAnsi" w:hAnsiTheme="minorHAnsi" w:cstheme="minorHAnsi"/>
                <w:color w:val="000000"/>
                <w:sz w:val="12"/>
                <w:szCs w:val="12"/>
              </w:rPr>
              <w:t xml:space="preserve">, RVC_, Hectares, </w:t>
            </w:r>
            <w:proofErr w:type="spellStart"/>
            <w:r w:rsidRPr="00436E11">
              <w:rPr>
                <w:rFonts w:asciiTheme="minorHAnsi" w:hAnsiTheme="minorHAnsi" w:cstheme="minorHAnsi"/>
                <w:color w:val="000000"/>
                <w:sz w:val="12"/>
                <w:szCs w:val="12"/>
              </w:rPr>
              <w:t>Keith_No</w:t>
            </w:r>
            <w:proofErr w:type="spellEnd"/>
            <w:r w:rsidRPr="00436E11">
              <w:rPr>
                <w:rFonts w:asciiTheme="minorHAnsi" w:hAnsiTheme="minorHAnsi" w:cstheme="minorHAnsi"/>
                <w:color w:val="000000"/>
                <w:sz w:val="12"/>
                <w:szCs w:val="12"/>
              </w:rPr>
              <w:t xml:space="preserve">_, </w:t>
            </w:r>
            <w:proofErr w:type="spellStart"/>
            <w:r w:rsidRPr="00436E11">
              <w:rPr>
                <w:rFonts w:asciiTheme="minorHAnsi" w:hAnsiTheme="minorHAnsi" w:cstheme="minorHAnsi"/>
                <w:color w:val="000000"/>
                <w:sz w:val="12"/>
                <w:szCs w:val="12"/>
              </w:rPr>
              <w:t>Shape_Leng</w:t>
            </w:r>
            <w:proofErr w:type="spellEnd"/>
            <w:r w:rsidRPr="00436E11">
              <w:rPr>
                <w:rFonts w:asciiTheme="minorHAnsi" w:hAnsiTheme="minorHAnsi" w:cstheme="minorHAnsi"/>
                <w:color w:val="000000"/>
                <w:sz w:val="12"/>
                <w:szCs w:val="12"/>
              </w:rPr>
              <w:t xml:space="preserve">, </w:t>
            </w:r>
            <w:proofErr w:type="spellStart"/>
            <w:r w:rsidRPr="00436E11">
              <w:rPr>
                <w:rFonts w:asciiTheme="minorHAnsi" w:hAnsiTheme="minorHAnsi" w:cstheme="minorHAnsi"/>
                <w:color w:val="000000"/>
                <w:sz w:val="12"/>
                <w:szCs w:val="12"/>
              </w:rPr>
              <w:t>Shape_Area</w:t>
            </w:r>
            <w:proofErr w:type="spellEnd"/>
          </w:p>
        </w:tc>
      </w:tr>
    </w:tbl>
    <w:p w14:paraId="4F66F078" w14:textId="3AA7FDCC" w:rsidR="00436E11" w:rsidRDefault="00436E11">
      <w:pPr>
        <w:spacing w:after="200" w:line="360" w:lineRule="auto"/>
      </w:pPr>
      <w:r>
        <w:t xml:space="preserve"> </w:t>
      </w:r>
      <w:r>
        <w:br w:type="page"/>
      </w:r>
    </w:p>
    <w:p w14:paraId="6442F90F" w14:textId="77777777" w:rsidR="0030673B" w:rsidRDefault="0030673B" w:rsidP="0030673B"/>
    <w:p w14:paraId="3B23FC84" w14:textId="77777777" w:rsidR="0030673B" w:rsidRPr="0030673B" w:rsidRDefault="0030673B" w:rsidP="0030673B"/>
    <w:p w14:paraId="70D1C1B0" w14:textId="77777777" w:rsidR="00C6399A" w:rsidRDefault="00C6399A" w:rsidP="00C6399A">
      <w:pPr>
        <w:pStyle w:val="Heading2"/>
      </w:pPr>
      <w:bookmarkStart w:id="33" w:name="_Toc476903393"/>
      <w:r>
        <w:t>Tutorial 1: Basic use of Grid Garage tools</w:t>
      </w:r>
      <w:bookmarkEnd w:id="33"/>
      <w:r>
        <w:t xml:space="preserve"> </w:t>
      </w:r>
    </w:p>
    <w:p w14:paraId="3A006F0E" w14:textId="55231917" w:rsidR="00C6399A" w:rsidRDefault="004C5D27" w:rsidP="004C5D27">
      <w:r>
        <w:t>This tutorial will teach you how to find and describe geodata. This produces a single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5F709608" w:rsidR="00C6399A" w:rsidRDefault="00C6399A" w:rsidP="00C6399A">
            <w:r w:rsidRPr="004773B3">
              <w:rPr>
                <w:b/>
              </w:rPr>
              <w:t>Step 1:</w:t>
            </w:r>
            <w:r>
              <w:t xml:space="preserve"> Open ArcMap and save the project as ‘</w:t>
            </w:r>
            <w:r w:rsidR="00ED0EE3" w:rsidRPr="00ED0EE3">
              <w:t>GridGarageTutorial01.mxd</w:t>
            </w:r>
            <w:r>
              <w:t>’ in the ‘…</w:t>
            </w:r>
            <w:r w:rsidR="00ED0EE3" w:rsidRPr="00ED0EE3">
              <w:t>\Grid_GarageV03</w:t>
            </w:r>
            <w:r>
              <w:t>’ folder.</w:t>
            </w:r>
          </w:p>
          <w:p w14:paraId="52C37E91" w14:textId="77777777" w:rsidR="00C6399A" w:rsidRDefault="00C6399A" w:rsidP="00C6399A"/>
        </w:tc>
        <w:tc>
          <w:tcPr>
            <w:tcW w:w="8991" w:type="dxa"/>
          </w:tcPr>
          <w:p w14:paraId="01A7987D" w14:textId="77777777" w:rsidR="00C6399A" w:rsidRDefault="00D972FF" w:rsidP="00C6399A">
            <w:pPr>
              <w:jc w:val="both"/>
            </w:pPr>
            <w:r>
              <w:rPr>
                <w:noProof/>
              </w:rPr>
              <w:drawing>
                <wp:inline distT="0" distB="0" distL="0" distR="0" wp14:anchorId="3751FC45" wp14:editId="77BA70F8">
                  <wp:extent cx="3591055" cy="1861563"/>
                  <wp:effectExtent l="57150" t="57150" r="104775" b="120015"/>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7089" cy="186987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30DB5113" w14:textId="4E15D9D1" w:rsidR="00D972FF" w:rsidRDefault="00D972FF" w:rsidP="00C6399A">
            <w:pPr>
              <w:jc w:val="both"/>
            </w:pPr>
          </w:p>
        </w:tc>
      </w:tr>
      <w:tr w:rsidR="00C6399A" w14:paraId="07C49A13" w14:textId="77777777" w:rsidTr="004B1858">
        <w:trPr>
          <w:cantSplit/>
        </w:trPr>
        <w:tc>
          <w:tcPr>
            <w:tcW w:w="4957" w:type="dxa"/>
          </w:tcPr>
          <w:p w14:paraId="79B5F44A" w14:textId="23BCB363" w:rsidR="00C6399A" w:rsidRDefault="00C6399A" w:rsidP="00C6399A">
            <w:r>
              <w:rPr>
                <w:b/>
              </w:rPr>
              <w:lastRenderedPageBreak/>
              <w:t>Step 2</w:t>
            </w:r>
            <w:r w:rsidRPr="004773B3">
              <w:rPr>
                <w:b/>
              </w:rPr>
              <w:t>:</w:t>
            </w:r>
            <w:r>
              <w:t xml:space="preserve"> Open the </w:t>
            </w:r>
            <w:proofErr w:type="spellStart"/>
            <w:r>
              <w:t>ArcToolbox</w:t>
            </w:r>
            <w:proofErr w:type="spellEnd"/>
            <w:r>
              <w:t xml:space="preserve"> window in ArcMap, then right-</w:t>
            </w:r>
            <w:r w:rsidR="002F37FE" w:rsidDel="002F37FE">
              <w:t xml:space="preserve"> </w:t>
            </w:r>
            <w:r>
              <w:t>click on the ‘</w:t>
            </w:r>
            <w:proofErr w:type="spellStart"/>
            <w:r>
              <w:t>ArcToolbox</w:t>
            </w:r>
            <w:proofErr w:type="spellEnd"/>
            <w:r>
              <w:t xml:space="preserve">’ </w:t>
            </w:r>
            <w:r w:rsidR="00187334">
              <w:t>entry</w:t>
            </w:r>
            <w:r>
              <w:t xml:space="preserve"> and select ‘Add Toolbox…’ You will need to navigate to the location of your ‘</w:t>
            </w:r>
            <w:proofErr w:type="spellStart"/>
            <w:r>
              <w:t>Grid_Garage</w:t>
            </w:r>
            <w:proofErr w:type="spellEnd"/>
            <w:r>
              <w:t>’ folder</w:t>
            </w:r>
            <w:r w:rsidR="002F37FE">
              <w:t xml:space="preserve"> and </w:t>
            </w:r>
            <w:r w:rsidR="00675F06">
              <w:t>select the</w:t>
            </w:r>
            <w:r w:rsidR="002F37FE">
              <w:t xml:space="preserve"> Grid Garage toolbox</w:t>
            </w:r>
            <w:r w:rsidR="00675F06">
              <w:t xml:space="preserve"> (highlight and click [Open])</w:t>
            </w:r>
            <w:r>
              <w:t>.</w:t>
            </w:r>
            <w:r w:rsidR="00D972FF" w:rsidRPr="006C5B2D">
              <w:rPr>
                <w:rFonts w:asciiTheme="minorHAnsi" w:hAnsiTheme="minorHAnsi" w:cstheme="minorHAnsi"/>
                <w:b/>
                <w:noProof/>
                <w:sz w:val="18"/>
                <w:szCs w:val="18"/>
              </w:rPr>
              <w:t xml:space="preserve"> </w:t>
            </w:r>
          </w:p>
          <w:p w14:paraId="5469A6A1" w14:textId="6ABC0254" w:rsidR="00C6399A" w:rsidRDefault="00AA1418" w:rsidP="00C6399A">
            <w:r w:rsidRPr="006C5B2D">
              <w:rPr>
                <w:rFonts w:asciiTheme="minorHAnsi" w:hAnsiTheme="minorHAnsi" w:cstheme="minorHAnsi"/>
                <w:b/>
                <w:noProof/>
                <w:sz w:val="18"/>
                <w:szCs w:val="18"/>
              </w:rPr>
              <mc:AlternateContent>
                <mc:Choice Requires="wps">
                  <w:drawing>
                    <wp:anchor distT="0" distB="0" distL="114300" distR="114300" simplePos="0" relativeHeight="251838464" behindDoc="0" locked="0" layoutInCell="1" allowOverlap="1" wp14:anchorId="130396F0" wp14:editId="2361CD99">
                      <wp:simplePos x="0" y="0"/>
                      <wp:positionH relativeFrom="column">
                        <wp:posOffset>3082925</wp:posOffset>
                      </wp:positionH>
                      <wp:positionV relativeFrom="paragraph">
                        <wp:posOffset>1710459</wp:posOffset>
                      </wp:positionV>
                      <wp:extent cx="845820" cy="254635"/>
                      <wp:effectExtent l="0" t="0" r="11430" b="12065"/>
                      <wp:wrapNone/>
                      <wp:docPr id="7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5820" cy="25463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953BE48" id="Oval 104" o:spid="_x0000_s1026" style="position:absolute;margin-left:242.75pt;margin-top:134.7pt;width:66.6pt;height:20.0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" filled="f" strokecolor="red" strokeweight="2pt"/>
                  </w:pict>
                </mc:Fallback>
              </mc:AlternateContent>
            </w:r>
          </w:p>
        </w:tc>
        <w:tc>
          <w:tcPr>
            <w:tcW w:w="8991" w:type="dxa"/>
          </w:tcPr>
          <w:p w14:paraId="345B4860" w14:textId="54C19117" w:rsidR="004B4626" w:rsidRDefault="00AA1418" w:rsidP="00C6399A">
            <w:r>
              <w:rPr>
                <w:noProof/>
              </w:rPr>
              <w:drawing>
                <wp:inline distT="0" distB="0" distL="0" distR="0" wp14:anchorId="20E7FAB2" wp14:editId="4E6D5AA5">
                  <wp:extent cx="2381250" cy="1609725"/>
                  <wp:effectExtent l="57150" t="57150" r="114300" b="1238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1250" cy="160972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7DBCEA34" w14:textId="77777777" w:rsidR="004B4626" w:rsidRDefault="004B4626" w:rsidP="00C6399A"/>
          <w:p w14:paraId="165082BE" w14:textId="421996D3" w:rsidR="00C6399A" w:rsidRDefault="004B4626" w:rsidP="00C6399A">
            <w:r>
              <w:rPr>
                <w:noProof/>
              </w:rPr>
              <w:drawing>
                <wp:inline distT="0" distB="0" distL="0" distR="0" wp14:anchorId="75EC924B" wp14:editId="412322D9">
                  <wp:extent cx="3071133" cy="2059537"/>
                  <wp:effectExtent l="57150" t="57150" r="110490" b="11239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72680" cy="2060574"/>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9B45F9C" w14:textId="77777777" w:rsidR="00C6399A" w:rsidRDefault="00C6399A" w:rsidP="00C6399A"/>
        </w:tc>
      </w:tr>
      <w:tr w:rsidR="00C6399A" w14:paraId="1AE4CE1D" w14:textId="77777777" w:rsidTr="004B1858">
        <w:trPr>
          <w:cantSplit/>
        </w:trPr>
        <w:tc>
          <w:tcPr>
            <w:tcW w:w="4957" w:type="dxa"/>
          </w:tcPr>
          <w:p w14:paraId="1C57796F" w14:textId="475689CA" w:rsidR="00C6399A" w:rsidRDefault="00C6399A" w:rsidP="00C6399A">
            <w:r>
              <w:rPr>
                <w:b/>
              </w:rPr>
              <w:lastRenderedPageBreak/>
              <w:t>Step 3</w:t>
            </w:r>
            <w:r w:rsidRPr="004773B3">
              <w:rPr>
                <w:b/>
              </w:rPr>
              <w:t>:</w:t>
            </w:r>
            <w:r>
              <w:t xml:space="preserve"> In ArcMap open an </w:t>
            </w:r>
            <w:proofErr w:type="spellStart"/>
            <w:r>
              <w:t>ArcCatalog</w:t>
            </w:r>
            <w:proofErr w:type="spellEnd"/>
            <w:r>
              <w:t xml:space="preserve"> window (see red circle) then right-click on the ‘</w:t>
            </w:r>
            <w:r w:rsidR="003F0C9A">
              <w:t>Home – Sample Data/</w:t>
            </w:r>
            <w:r w:rsidR="00D972FF">
              <w:t>T</w:t>
            </w:r>
            <w:r w:rsidR="003F0C9A">
              <w:t>utorial01</w:t>
            </w:r>
            <w:r>
              <w:t>’ folder, select ‘New’ and then ‘File Geodatabase’.  Rename the new file geodatabase to ‘Tutorial</w:t>
            </w:r>
            <w:r w:rsidR="001D0228">
              <w:t>0</w:t>
            </w:r>
            <w:r>
              <w:t xml:space="preserve">1’. </w:t>
            </w:r>
          </w:p>
          <w:p w14:paraId="62DA6972" w14:textId="2A49C683"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47061DF2">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8">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prstClr val="black">
                                <a:alpha val="40000"/>
                              </a:prstClr>
                            </a:outerShdw>
                          </a:effectLst>
                        </pic:spPr>
                      </pic:pic>
                    </a:graphicData>
                  </a:graphic>
                </wp:inline>
              </w:drawing>
            </w:r>
          </w:p>
          <w:p w14:paraId="52D598BF" w14:textId="4E2D2BED" w:rsidR="00675F06" w:rsidRDefault="00AA1418" w:rsidP="00675F06">
            <w:r>
              <w:rPr>
                <w:noProof/>
              </w:rPr>
              <w:drawing>
                <wp:inline distT="0" distB="0" distL="0" distR="0" wp14:anchorId="771CD94D" wp14:editId="25B797BA">
                  <wp:extent cx="3990975" cy="3028950"/>
                  <wp:effectExtent l="57150" t="57150" r="123825" b="11430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0975" cy="302895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700C173F" w14:textId="6B5160A9" w:rsidR="00D972FF" w:rsidRDefault="00D972FF" w:rsidP="00675F06"/>
        </w:tc>
      </w:tr>
      <w:tr w:rsidR="00C6399A" w14:paraId="132B85D9" w14:textId="77777777" w:rsidTr="004B1858">
        <w:trPr>
          <w:cantSplit/>
        </w:trPr>
        <w:tc>
          <w:tcPr>
            <w:tcW w:w="4957" w:type="dxa"/>
          </w:tcPr>
          <w:p w14:paraId="56C3FCAF" w14:textId="7689881D" w:rsidR="00C6399A" w:rsidRDefault="00C6399A" w:rsidP="00C6399A">
            <w:r>
              <w:rPr>
                <w:b/>
              </w:rPr>
              <w:lastRenderedPageBreak/>
              <w:t>Step 4</w:t>
            </w:r>
            <w:r w:rsidRPr="004773B3">
              <w:rPr>
                <w:b/>
              </w:rPr>
              <w:t>:</w:t>
            </w:r>
            <w:r>
              <w:t xml:space="preserve"> Select ‘Geoprocessing &gt; Environments</w:t>
            </w:r>
            <w:proofErr w:type="gramStart"/>
            <w:r>
              <w:t>..’</w:t>
            </w:r>
            <w:proofErr w:type="gramEnd"/>
            <w:r>
              <w:t xml:space="preserve">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0475FD15" w:rsidR="00C6399A" w:rsidRDefault="00C6399A" w:rsidP="00C6399A">
            <w:r>
              <w:rPr>
                <w:b/>
              </w:rPr>
              <w:t>Step 5</w:t>
            </w:r>
            <w:r w:rsidRPr="004773B3">
              <w:rPr>
                <w:b/>
              </w:rPr>
              <w:t>:</w:t>
            </w:r>
            <w:r w:rsidR="004B4626">
              <w:t xml:space="preserve"> Select the ‘Tutorial0</w:t>
            </w:r>
            <w:r>
              <w:t>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0B222914" w14:textId="77777777" w:rsidR="00C6399A" w:rsidRDefault="004B4626" w:rsidP="00C6399A">
            <w:pPr>
              <w:rPr>
                <w:noProof/>
              </w:rPr>
            </w:pPr>
            <w:r>
              <w:rPr>
                <w:noProof/>
              </w:rPr>
              <w:drawing>
                <wp:inline distT="0" distB="0" distL="0" distR="0" wp14:anchorId="17776FA9" wp14:editId="0E332D98">
                  <wp:extent cx="3143250" cy="2857500"/>
                  <wp:effectExtent l="57150" t="57150" r="114300" b="11430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3250" cy="28575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17290057" w14:textId="1F54E8E6" w:rsidR="004B4626" w:rsidRDefault="004B4626" w:rsidP="00C6399A">
            <w:pPr>
              <w:rPr>
                <w:noProof/>
              </w:rPr>
            </w:pPr>
          </w:p>
        </w:tc>
      </w:tr>
      <w:tr w:rsidR="00C6399A" w14:paraId="51C41CD7" w14:textId="77777777" w:rsidTr="004B1858">
        <w:trPr>
          <w:cantSplit/>
        </w:trPr>
        <w:tc>
          <w:tcPr>
            <w:tcW w:w="4957" w:type="dxa"/>
            <w:tcBorders>
              <w:bottom w:val="single" w:sz="4" w:space="0" w:color="auto"/>
            </w:tcBorders>
          </w:tcPr>
          <w:p w14:paraId="3CB39D41" w14:textId="26AC778E" w:rsidR="00C6399A" w:rsidRDefault="00C6399A" w:rsidP="00C6399A">
            <w:r>
              <w:rPr>
                <w:b/>
              </w:rPr>
              <w:lastRenderedPageBreak/>
              <w:t>Step 6</w:t>
            </w:r>
            <w:r w:rsidRPr="004773B3">
              <w:rPr>
                <w:b/>
              </w:rPr>
              <w:t>:</w:t>
            </w:r>
            <w:r>
              <w:t xml:space="preserve"> Open the </w:t>
            </w:r>
            <w:proofErr w:type="spellStart"/>
            <w:r>
              <w:t>ArcToolbox</w:t>
            </w:r>
            <w:proofErr w:type="spellEnd"/>
            <w:r>
              <w:t xml:space="preserve"> window and double-click on the ‘Geodata</w:t>
            </w:r>
            <w:r w:rsidR="004B4626">
              <w:t>&gt;Search</w:t>
            </w:r>
            <w:r>
              <w:t xml:space="preserve">’ Grid Garage </w:t>
            </w:r>
            <w:r w:rsidR="00187334">
              <w:t>t</w:t>
            </w:r>
            <w:r>
              <w:t>ool.</w:t>
            </w:r>
          </w:p>
          <w:p w14:paraId="51A49BBB" w14:textId="5EA65887" w:rsidR="00C6399A" w:rsidRDefault="00C6399A" w:rsidP="00C6399A">
            <w:pPr>
              <w:rPr>
                <w:b/>
              </w:rPr>
            </w:pPr>
          </w:p>
        </w:tc>
        <w:tc>
          <w:tcPr>
            <w:tcW w:w="8991" w:type="dxa"/>
            <w:tcBorders>
              <w:bottom w:val="single" w:sz="4" w:space="0" w:color="auto"/>
            </w:tcBorders>
          </w:tcPr>
          <w:p w14:paraId="745FA00D" w14:textId="77777777" w:rsidR="00C6399A" w:rsidRDefault="004B4626"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0512" behindDoc="0" locked="0" layoutInCell="1" allowOverlap="1" wp14:anchorId="5DABC526" wp14:editId="00CBE857">
                      <wp:simplePos x="0" y="0"/>
                      <wp:positionH relativeFrom="column">
                        <wp:posOffset>372745</wp:posOffset>
                      </wp:positionH>
                      <wp:positionV relativeFrom="paragraph">
                        <wp:posOffset>1460156</wp:posOffset>
                      </wp:positionV>
                      <wp:extent cx="709301" cy="211906"/>
                      <wp:effectExtent l="0" t="0" r="14605" b="17145"/>
                      <wp:wrapNone/>
                      <wp:docPr id="7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9301"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658224F" id="Oval 104" o:spid="_x0000_s1026" style="position:absolute;margin-left:29.35pt;margin-top:114.95pt;width:55.85pt;height:16.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" filled="f" strokecolor="red" strokeweight="2pt"/>
                  </w:pict>
                </mc:Fallback>
              </mc:AlternateContent>
            </w:r>
            <w:r>
              <w:rPr>
                <w:noProof/>
              </w:rPr>
              <w:drawing>
                <wp:inline distT="0" distB="0" distL="0" distR="0" wp14:anchorId="6924B9C9" wp14:editId="09DFB901">
                  <wp:extent cx="1518864" cy="1845892"/>
                  <wp:effectExtent l="57150" t="57150" r="120015" b="1168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24885" cy="185321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32F73BF6" w14:textId="2E9F2190" w:rsidR="004B4626" w:rsidRDefault="004B4626" w:rsidP="00C6399A">
            <w:pPr>
              <w:rPr>
                <w:noProof/>
              </w:rPr>
            </w:pPr>
          </w:p>
        </w:tc>
      </w:tr>
      <w:tr w:rsidR="00C6399A" w14:paraId="04C0CFD0" w14:textId="77777777" w:rsidTr="004B1858">
        <w:trPr>
          <w:cantSplit/>
        </w:trPr>
        <w:tc>
          <w:tcPr>
            <w:tcW w:w="4957" w:type="dxa"/>
            <w:tcBorders>
              <w:bottom w:val="nil"/>
            </w:tcBorders>
          </w:tcPr>
          <w:p w14:paraId="6B934117" w14:textId="626FD749" w:rsidR="00C6399A" w:rsidRDefault="00C6399A" w:rsidP="00C6399A">
            <w:r>
              <w:rPr>
                <w:b/>
              </w:rPr>
              <w:t>Step 7</w:t>
            </w:r>
            <w:r w:rsidRPr="004773B3">
              <w:rPr>
                <w:b/>
              </w:rPr>
              <w:t>:</w:t>
            </w:r>
            <w:r>
              <w:t xml:space="preserve"> In the ‘Workspaces to Search’ input navigate to the ‘</w:t>
            </w:r>
            <w:r w:rsidR="004B4626" w:rsidRPr="004B4626">
              <w:t>\Grid_GarageV03\</w:t>
            </w:r>
            <w:proofErr w:type="spellStart"/>
            <w:r w:rsidR="004B4626" w:rsidRPr="004B4626">
              <w:t>sample_data</w:t>
            </w:r>
            <w:proofErr w:type="spellEnd"/>
            <w:r>
              <w:t>’ folder.</w:t>
            </w:r>
          </w:p>
          <w:p w14:paraId="0B34F928" w14:textId="77777777" w:rsidR="00C6399A" w:rsidRDefault="00C6399A" w:rsidP="00C6399A"/>
          <w:p w14:paraId="0A47394B" w14:textId="1BC0844A" w:rsidR="00C6399A" w:rsidRDefault="00C6399A" w:rsidP="00C6399A">
            <w:r>
              <w:t>The ‘</w:t>
            </w:r>
            <w:r w:rsidR="004B4626">
              <w:t>Output Workspace</w:t>
            </w:r>
            <w:r>
              <w:t>’ will default to your ‘</w:t>
            </w:r>
            <w:proofErr w:type="spellStart"/>
            <w:r>
              <w:t>AcrGIS</w:t>
            </w:r>
            <w:proofErr w:type="spellEnd"/>
            <w:r>
              <w:t xml:space="preserve"> Current Workspace’ which you set to be ‘Tutorial</w:t>
            </w:r>
            <w:r w:rsidR="004B4626">
              <w:t>0</w:t>
            </w:r>
            <w:r>
              <w:t>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32089CA7" w:rsidR="002F618C" w:rsidRDefault="002F618C" w:rsidP="002F618C">
            <w:pPr>
              <w:rPr>
                <w:b/>
              </w:rPr>
            </w:pPr>
          </w:p>
        </w:tc>
        <w:tc>
          <w:tcPr>
            <w:tcW w:w="8991" w:type="dxa"/>
            <w:tcBorders>
              <w:bottom w:val="nil"/>
            </w:tcBorders>
          </w:tcPr>
          <w:p w14:paraId="11BD9358" w14:textId="0AF0B9C2" w:rsidR="00C6399A" w:rsidRDefault="004B4626" w:rsidP="00C6399A">
            <w:pPr>
              <w:rPr>
                <w:noProof/>
              </w:rPr>
            </w:pPr>
            <w:r>
              <w:rPr>
                <w:noProof/>
              </w:rPr>
              <w:drawing>
                <wp:inline distT="0" distB="0" distL="0" distR="0" wp14:anchorId="50131002" wp14:editId="2EE4B4CD">
                  <wp:extent cx="5501043" cy="3252354"/>
                  <wp:effectExtent l="57150" t="57150" r="118745" b="1200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2174" cy="325893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28489D21" w14:textId="1D6BB863" w:rsidR="004B4626" w:rsidRDefault="004B4626" w:rsidP="00C6399A">
            <w:pPr>
              <w:rPr>
                <w:noProof/>
              </w:rPr>
            </w:pP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 xml:space="preserve">Step 7 </w:t>
            </w:r>
            <w:proofErr w:type="gramStart"/>
            <w:r>
              <w:rPr>
                <w:b/>
              </w:rPr>
              <w:t>cont..</w:t>
            </w:r>
            <w:proofErr w:type="gramEnd"/>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655E60A3" w:rsidR="00C6399A" w:rsidRDefault="003B2FB1" w:rsidP="00C6399A">
            <w:pPr>
              <w:rPr>
                <w:noProof/>
              </w:rPr>
            </w:pPr>
            <w:r>
              <w:rPr>
                <w:noProof/>
              </w:rPr>
              <w:drawing>
                <wp:inline distT="0" distB="0" distL="0" distR="0" wp14:anchorId="70AE3FA1" wp14:editId="7B4E4216">
                  <wp:extent cx="5444837" cy="2413102"/>
                  <wp:effectExtent l="57150" t="57150" r="118110" b="1206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57914" cy="2418898"/>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AA1418" w14:paraId="235F126A" w14:textId="77777777" w:rsidTr="004B1858">
        <w:trPr>
          <w:cantSplit/>
        </w:trPr>
        <w:tc>
          <w:tcPr>
            <w:tcW w:w="4957" w:type="dxa"/>
            <w:tcBorders>
              <w:top w:val="nil"/>
              <w:bottom w:val="nil"/>
            </w:tcBorders>
          </w:tcPr>
          <w:p w14:paraId="34D18D6C" w14:textId="77777777" w:rsidR="00AA1418" w:rsidRDefault="00AA1418" w:rsidP="00C6399A">
            <w:pPr>
              <w:rPr>
                <w:b/>
              </w:rPr>
            </w:pPr>
          </w:p>
        </w:tc>
        <w:tc>
          <w:tcPr>
            <w:tcW w:w="8991" w:type="dxa"/>
            <w:tcBorders>
              <w:top w:val="nil"/>
              <w:bottom w:val="nil"/>
            </w:tcBorders>
          </w:tcPr>
          <w:p w14:paraId="662B3A0E" w14:textId="77777777" w:rsidR="00AA1418" w:rsidRDefault="00AA1418" w:rsidP="00C6399A">
            <w:pPr>
              <w:rPr>
                <w:noProof/>
              </w:rPr>
            </w:pPr>
          </w:p>
        </w:tc>
      </w:tr>
      <w:tr w:rsidR="00C6399A" w14:paraId="4AE7136A" w14:textId="77777777" w:rsidTr="004B1858">
        <w:trPr>
          <w:cantSplit/>
        </w:trPr>
        <w:tc>
          <w:tcPr>
            <w:tcW w:w="4957" w:type="dxa"/>
            <w:tcBorders>
              <w:top w:val="nil"/>
              <w:bottom w:val="single" w:sz="4" w:space="0" w:color="auto"/>
            </w:tcBorders>
          </w:tcPr>
          <w:p w14:paraId="3FD0BDCC" w14:textId="329A0320" w:rsidR="00C6399A" w:rsidRDefault="00C6399A" w:rsidP="00C6399A">
            <w:r>
              <w:rPr>
                <w:b/>
              </w:rPr>
              <w:t xml:space="preserve">Step 7 </w:t>
            </w:r>
            <w:proofErr w:type="gramStart"/>
            <w:r>
              <w:rPr>
                <w:b/>
              </w:rPr>
              <w:t>cont..</w:t>
            </w:r>
            <w:proofErr w:type="gramEnd"/>
            <w:r>
              <w:t xml:space="preserve"> When the tool has finished processing you will get a </w:t>
            </w:r>
            <w:r w:rsidR="001D0228">
              <w:t>temporary</w:t>
            </w:r>
            <w:r w:rsidR="003F0C9A">
              <w:t xml:space="preserve"> </w:t>
            </w:r>
            <w:r>
              <w:t>message in the bottom right hand corner.  If the message contains a green tick then it completed successfully without any errors.</w:t>
            </w:r>
          </w:p>
          <w:p w14:paraId="460E0CB0" w14:textId="4123DDA7" w:rsidR="00C6399A" w:rsidRDefault="00C6399A" w:rsidP="00C6399A"/>
          <w:p w14:paraId="2409963A" w14:textId="1F69CFFE" w:rsidR="00C6399A" w:rsidRDefault="00C6399A" w:rsidP="00C6399A">
            <w:r>
              <w:t xml:space="preserve">In </w:t>
            </w:r>
            <w:proofErr w:type="gramStart"/>
            <w:r>
              <w:t>your</w:t>
            </w:r>
            <w:proofErr w:type="gramEnd"/>
            <w:r>
              <w:t xml:space="preserve"> ‘</w:t>
            </w:r>
            <w:r w:rsidR="002C4904">
              <w:t>Table of Contents</w:t>
            </w:r>
            <w:r>
              <w:t>’ window</w:t>
            </w:r>
            <w:r w:rsidR="00694EFD">
              <w:t xml:space="preserve"> y</w:t>
            </w:r>
            <w:r w:rsidR="001D0228">
              <w:t>ou will see a new Table in the ‘List By Source’</w:t>
            </w:r>
            <w:r w:rsidR="00694EFD">
              <w:t xml:space="preserve"> </w:t>
            </w:r>
            <w:r w:rsidR="001C0D6A">
              <w:t xml:space="preserve">ArcMap display </w:t>
            </w:r>
            <w:r w:rsidR="00694EFD">
              <w:t>tab where</w:t>
            </w:r>
            <w:r>
              <w:t xml:space="preserve"> the </w:t>
            </w:r>
            <w:r w:rsidR="00E1367D">
              <w:t>Results table</w:t>
            </w:r>
            <w:r>
              <w:t xml:space="preserve"> will be automatically loaded.  Right</w:t>
            </w:r>
            <w:r w:rsidRPr="00057499">
              <w:t>-</w:t>
            </w:r>
            <w:r w:rsidR="001D0228">
              <w:t>click on this table and click ‘Open’</w:t>
            </w:r>
            <w:r w:rsidR="00694EFD">
              <w:t xml:space="preserve"> to view it.</w:t>
            </w:r>
          </w:p>
          <w:p w14:paraId="1ED50431" w14:textId="77777777" w:rsidR="00C6399A" w:rsidRDefault="00C6399A" w:rsidP="00C6399A"/>
          <w:p w14:paraId="6D0E8C76" w14:textId="1C97CF1C" w:rsidR="00C6399A" w:rsidRDefault="00C6399A" w:rsidP="00C6399A">
            <w:r>
              <w:t xml:space="preserve">The </w:t>
            </w:r>
            <w:r w:rsidR="00E1367D">
              <w:t>Results table</w:t>
            </w:r>
            <w:r w:rsidR="003B2FB1">
              <w:t xml:space="preserve"> will contain a</w:t>
            </w:r>
            <w:r>
              <w:t xml:space="preserve"> ‘</w:t>
            </w:r>
            <w:r w:rsidR="003B2FB1">
              <w:t>geodata</w:t>
            </w:r>
            <w:r>
              <w:t xml:space="preserve">’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2AD99958" w:rsidR="00C6399A" w:rsidRDefault="003B2FB1"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2560" behindDoc="0" locked="0" layoutInCell="1" allowOverlap="1" wp14:anchorId="1E4BBFE7" wp14:editId="1EF22342">
                      <wp:simplePos x="0" y="0"/>
                      <wp:positionH relativeFrom="column">
                        <wp:posOffset>158115</wp:posOffset>
                      </wp:positionH>
                      <wp:positionV relativeFrom="paragraph">
                        <wp:posOffset>153901</wp:posOffset>
                      </wp:positionV>
                      <wp:extent cx="239282" cy="211906"/>
                      <wp:effectExtent l="0" t="0" r="27940" b="17145"/>
                      <wp:wrapNone/>
                      <wp:docPr id="7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282"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D15014" id="Oval 104" o:spid="_x0000_s1026" style="position:absolute;margin-left:12.45pt;margin-top:12.1pt;width:18.85pt;height:16.7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" filled="f" strokecolor="red" strokeweight="2pt"/>
                  </w:pict>
                </mc:Fallback>
              </mc:AlternateContent>
            </w:r>
            <w:r>
              <w:rPr>
                <w:noProof/>
              </w:rPr>
              <w:drawing>
                <wp:inline distT="0" distB="0" distL="0" distR="0" wp14:anchorId="2C97E7BE" wp14:editId="1300BF52">
                  <wp:extent cx="5444490" cy="2518426"/>
                  <wp:effectExtent l="57150" t="57150" r="118110" b="1104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5673" cy="2518973"/>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FD2129E" w:rsidR="00C6399A" w:rsidRDefault="00C6399A" w:rsidP="003B2FB1">
            <w:pPr>
              <w:rPr>
                <w:b/>
              </w:rPr>
            </w:pPr>
            <w:r>
              <w:rPr>
                <w:b/>
              </w:rPr>
              <w:lastRenderedPageBreak/>
              <w:t>Step 8</w:t>
            </w:r>
            <w:r w:rsidRPr="004773B3">
              <w:rPr>
                <w:b/>
              </w:rPr>
              <w:t>:</w:t>
            </w:r>
            <w:r w:rsidR="003B2FB1">
              <w:t xml:space="preserve"> Run the ‘Geodata&gt;</w:t>
            </w:r>
            <w:r>
              <w:t>Describe’ tool by double-clicking on it.</w:t>
            </w:r>
          </w:p>
        </w:tc>
        <w:tc>
          <w:tcPr>
            <w:tcW w:w="8991" w:type="dxa"/>
            <w:tcBorders>
              <w:bottom w:val="nil"/>
            </w:tcBorders>
          </w:tcPr>
          <w:p w14:paraId="4F688DAC" w14:textId="4DAC8D7D" w:rsidR="00C6399A" w:rsidRDefault="003B2FB1" w:rsidP="00C6399A">
            <w:pPr>
              <w:rPr>
                <w:noProof/>
              </w:rPr>
            </w:pPr>
            <w:r w:rsidRPr="006C5B2D">
              <w:rPr>
                <w:rFonts w:asciiTheme="minorHAnsi" w:hAnsiTheme="minorHAnsi" w:cstheme="minorHAnsi"/>
                <w:b/>
                <w:noProof/>
                <w:sz w:val="18"/>
                <w:szCs w:val="18"/>
              </w:rPr>
              <mc:AlternateContent>
                <mc:Choice Requires="wps">
                  <w:drawing>
                    <wp:anchor distT="0" distB="0" distL="114300" distR="114300" simplePos="0" relativeHeight="251844608" behindDoc="0" locked="0" layoutInCell="1" allowOverlap="1" wp14:anchorId="52CC3E47" wp14:editId="4150D4A0">
                      <wp:simplePos x="0" y="0"/>
                      <wp:positionH relativeFrom="column">
                        <wp:posOffset>400281</wp:posOffset>
                      </wp:positionH>
                      <wp:positionV relativeFrom="paragraph">
                        <wp:posOffset>797560</wp:posOffset>
                      </wp:positionV>
                      <wp:extent cx="598206" cy="211906"/>
                      <wp:effectExtent l="0" t="0" r="11430" b="17145"/>
                      <wp:wrapNone/>
                      <wp:docPr id="8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06" cy="21190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99C3D05" id="Oval 104" o:spid="_x0000_s1026" style="position:absolute;margin-left:31.5pt;margin-top:62.8pt;width:47.1pt;height:16.7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" filled="f" strokecolor="red" strokeweight="2pt"/>
                  </w:pict>
                </mc:Fallback>
              </mc:AlternateContent>
            </w:r>
            <w:r>
              <w:rPr>
                <w:noProof/>
              </w:rPr>
              <w:drawing>
                <wp:inline distT="0" distB="0" distL="0" distR="0" wp14:anchorId="542E4FC1" wp14:editId="414B31DF">
                  <wp:extent cx="1436628" cy="1811708"/>
                  <wp:effectExtent l="57150" t="57150" r="106680" b="11239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41778" cy="1818202"/>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r w:rsidR="00C6399A" w14:paraId="2443F640" w14:textId="77777777" w:rsidTr="004B1858">
        <w:trPr>
          <w:cantSplit/>
        </w:trPr>
        <w:tc>
          <w:tcPr>
            <w:tcW w:w="4957" w:type="dxa"/>
            <w:tcBorders>
              <w:top w:val="nil"/>
              <w:bottom w:val="nil"/>
            </w:tcBorders>
          </w:tcPr>
          <w:p w14:paraId="623070C2" w14:textId="77777777" w:rsidR="003B2FB1" w:rsidRDefault="003B2FB1" w:rsidP="00C6399A">
            <w:pPr>
              <w:rPr>
                <w:b/>
              </w:rPr>
            </w:pPr>
          </w:p>
          <w:p w14:paraId="737AEF82" w14:textId="2385DDCB" w:rsidR="00C6399A" w:rsidRDefault="00C6399A" w:rsidP="00C6399A">
            <w:r>
              <w:rPr>
                <w:b/>
              </w:rPr>
              <w:t xml:space="preserve">Step 8 </w:t>
            </w:r>
            <w:proofErr w:type="gramStart"/>
            <w:r>
              <w:rPr>
                <w:b/>
              </w:rPr>
              <w:t>cont..</w:t>
            </w:r>
            <w:proofErr w:type="gramEnd"/>
            <w:r>
              <w:t xml:space="preserve"> In the ‘</w:t>
            </w:r>
            <w:r w:rsidR="001D0228">
              <w:t>Table for Geodata’</w:t>
            </w:r>
            <w:r>
              <w:t xml:space="preserve"> click the drop-down menu and select the </w:t>
            </w:r>
            <w:r w:rsidR="00E1367D">
              <w:t xml:space="preserve">Results </w:t>
            </w:r>
            <w:r w:rsidR="003B2FB1">
              <w:t>T</w:t>
            </w:r>
            <w:r w:rsidR="00E1367D">
              <w:t>able</w:t>
            </w:r>
            <w:r>
              <w:t xml:space="preserve"> generated in the previous step.</w:t>
            </w:r>
          </w:p>
          <w:p w14:paraId="4E4334F4" w14:textId="77777777" w:rsidR="00C6399A" w:rsidRDefault="00C6399A" w:rsidP="00C6399A"/>
          <w:p w14:paraId="03534FAF" w14:textId="5C05B653" w:rsidR="00C6399A" w:rsidRDefault="00C6399A" w:rsidP="00C6399A">
            <w:pPr>
              <w:rPr>
                <w:b/>
              </w:rPr>
            </w:pP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5EEB094D" w:rsidR="00C6399A" w:rsidRDefault="003B2FB1" w:rsidP="00C6399A">
            <w:pPr>
              <w:rPr>
                <w:rFonts w:asciiTheme="minorHAnsi" w:hAnsiTheme="minorHAnsi" w:cstheme="minorHAnsi"/>
                <w:noProof/>
                <w:sz w:val="18"/>
                <w:szCs w:val="18"/>
              </w:rPr>
            </w:pPr>
            <w:r>
              <w:rPr>
                <w:noProof/>
              </w:rPr>
              <w:drawing>
                <wp:inline distT="0" distB="0" distL="0" distR="0" wp14:anchorId="79D0B89E" wp14:editId="277AEEA0">
                  <wp:extent cx="5572125" cy="2044700"/>
                  <wp:effectExtent l="57150" t="57150" r="123825" b="1079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2125" cy="20447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tc>
      </w:tr>
    </w:tbl>
    <w:p w14:paraId="77629DD0" w14:textId="77777777" w:rsidR="003B2FB1" w:rsidRDefault="003B2FB1" w:rsidP="00C6399A">
      <w:pPr>
        <w:spacing w:after="200" w:line="360" w:lineRule="auto"/>
      </w:pPr>
    </w:p>
    <w:p w14:paraId="768D1BCF" w14:textId="19F894FB" w:rsidR="00C6399A" w:rsidRDefault="00C6399A" w:rsidP="00C6399A">
      <w:pPr>
        <w:spacing w:after="200" w:line="360" w:lineRule="auto"/>
        <w:rPr>
          <w:b/>
        </w:rPr>
      </w:pPr>
      <w:r>
        <w:rPr>
          <w:b/>
        </w:rPr>
        <w:br w:type="page"/>
      </w:r>
    </w:p>
    <w:p w14:paraId="5DC78550" w14:textId="030A2A26" w:rsidR="00C6399A" w:rsidRDefault="002D4A4E" w:rsidP="002D4A4E">
      <w:r>
        <w:rPr>
          <w:noProof/>
        </w:rPr>
        <w:lastRenderedPageBreak/>
        <mc:AlternateContent>
          <mc:Choice Requires="wps">
            <w:drawing>
              <wp:anchor distT="0" distB="0" distL="114300" distR="114300" simplePos="0" relativeHeight="251754496" behindDoc="0" locked="0" layoutInCell="1" allowOverlap="1" wp14:anchorId="06A92E06" wp14:editId="3B68FB68">
                <wp:simplePos x="0" y="0"/>
                <wp:positionH relativeFrom="column">
                  <wp:posOffset>7724313</wp:posOffset>
                </wp:positionH>
                <wp:positionV relativeFrom="paragraph">
                  <wp:posOffset>683664</wp:posOffset>
                </wp:positionV>
                <wp:extent cx="1126490" cy="203254"/>
                <wp:effectExtent l="0" t="0" r="16510" b="25400"/>
                <wp:wrapNone/>
                <wp:docPr id="243" name="Oval 243"/>
                <wp:cNvGraphicFramePr/>
                <a:graphic xmlns:a="http://schemas.openxmlformats.org/drawingml/2006/main">
                  <a:graphicData uri="http://schemas.microsoft.com/office/word/2010/wordprocessingShape">
                    <wps:wsp>
                      <wps:cNvSpPr/>
                      <wps:spPr>
                        <a:xfrm>
                          <a:off x="0" y="0"/>
                          <a:ext cx="1126490" cy="2032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BA69ED" id="Oval 243" o:spid="_x0000_s1026" style="position:absolute;margin-left:608.2pt;margin-top:53.85pt;width:88.7pt;height:16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1AC2F891">
                <wp:simplePos x="0" y="0"/>
                <wp:positionH relativeFrom="column">
                  <wp:posOffset>5681980</wp:posOffset>
                </wp:positionH>
                <wp:positionV relativeFrom="paragraph">
                  <wp:posOffset>687359</wp:posOffset>
                </wp:positionV>
                <wp:extent cx="1068070" cy="183515"/>
                <wp:effectExtent l="0" t="0" r="17780" b="26035"/>
                <wp:wrapNone/>
                <wp:docPr id="245" name="Oval 245"/>
                <wp:cNvGraphicFramePr/>
                <a:graphic xmlns:a="http://schemas.openxmlformats.org/drawingml/2006/main">
                  <a:graphicData uri="http://schemas.microsoft.com/office/word/2010/wordprocessingShape">
                    <wps:wsp>
                      <wps:cNvSpPr/>
                      <wps:spPr>
                        <a:xfrm>
                          <a:off x="0" y="0"/>
                          <a:ext cx="1068070" cy="1835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33CA06" id="Oval 245" o:spid="_x0000_s1026" style="position:absolute;margin-left:447.4pt;margin-top:54.1pt;width:84.1pt;height:14.4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" filled="f" strokecolor="red" strokeweight="2pt"/>
            </w:pict>
          </mc:Fallback>
        </mc:AlternateContent>
      </w:r>
      <w:r w:rsidR="00C6399A">
        <w:rPr>
          <w:b/>
        </w:rPr>
        <w:t xml:space="preserve">Step 8 </w:t>
      </w:r>
      <w:proofErr w:type="gramStart"/>
      <w:r w:rsidR="00C6399A">
        <w:rPr>
          <w:b/>
        </w:rPr>
        <w:t>cont..</w:t>
      </w:r>
      <w:proofErr w:type="gramEnd"/>
      <w:r w:rsidR="00C6399A">
        <w:t xml:space="preserve"> Scroll to the </w:t>
      </w:r>
      <w:r w:rsidR="005017D1">
        <w:t xml:space="preserve">right </w:t>
      </w:r>
      <w:r w:rsidR="00C6399A">
        <w:t xml:space="preserve">end of the </w:t>
      </w:r>
      <w:r w:rsidR="00E1367D">
        <w:t>Results table</w:t>
      </w:r>
      <w:r w:rsidR="00C6399A">
        <w:t xml:space="preserve"> to look at the ‘</w:t>
      </w:r>
      <w:proofErr w:type="spellStart"/>
      <w:r w:rsidR="0063019B">
        <w:t>data</w:t>
      </w:r>
      <w:r w:rsidR="001D0228">
        <w:t>set</w:t>
      </w:r>
      <w:r w:rsidR="0063019B">
        <w:t>_</w:t>
      </w:r>
      <w:r w:rsidR="00C6399A">
        <w:t>spatialRefer</w:t>
      </w:r>
      <w:r w:rsidR="005017D1">
        <w:t>e</w:t>
      </w:r>
      <w:r w:rsidR="00C6399A">
        <w:t>nce</w:t>
      </w:r>
      <w:proofErr w:type="spellEnd"/>
      <w:r w:rsidR="00C6399A">
        <w:t>’ field.  This field reports on the spatial reference coordinate system of each geodata</w:t>
      </w:r>
      <w:r w:rsidR="001E3BF8">
        <w:t xml:space="preserve"> file</w:t>
      </w:r>
      <w:r w:rsidR="00C6399A">
        <w:t>.</w:t>
      </w:r>
      <w:r w:rsidR="0081251B">
        <w:t xml:space="preserve">  You can also see </w:t>
      </w:r>
      <w:r w:rsidR="001E3BF8">
        <w:t xml:space="preserve">details </w:t>
      </w:r>
      <w:r w:rsidR="0081251B">
        <w:t xml:space="preserve">of </w:t>
      </w:r>
      <w:r w:rsidR="001E3BF8">
        <w:t xml:space="preserve">the </w:t>
      </w:r>
      <w:r w:rsidR="0063019B">
        <w:t xml:space="preserve">geodata by looking at the </w:t>
      </w:r>
      <w:r w:rsidR="0081251B">
        <w:t>‘</w:t>
      </w:r>
      <w:proofErr w:type="spellStart"/>
      <w:r w:rsidR="004F42A9">
        <w:t>dataset_</w:t>
      </w:r>
      <w:r w:rsidR="0081251B">
        <w:t>datasetType</w:t>
      </w:r>
      <w:proofErr w:type="spellEnd"/>
      <w:r w:rsidR="0081251B">
        <w:t xml:space="preserve">’ </w:t>
      </w:r>
      <w:r w:rsidR="0063019B">
        <w:t xml:space="preserve">field and </w:t>
      </w:r>
      <w:r w:rsidR="004F42A9">
        <w:t xml:space="preserve">many </w:t>
      </w:r>
      <w:r w:rsidR="0063019B">
        <w:t>other types of data attributes</w:t>
      </w:r>
      <w:r w:rsidR="0081251B">
        <w:t>.</w:t>
      </w:r>
      <w:r w:rsidR="0063019B" w:rsidRPr="0063019B">
        <w:rPr>
          <w:noProof/>
        </w:rPr>
        <w:t xml:space="preserve"> </w:t>
      </w:r>
      <w:r w:rsidR="0063019B">
        <w:rPr>
          <w:noProof/>
        </w:rPr>
        <w:drawing>
          <wp:inline distT="0" distB="0" distL="0" distR="0" wp14:anchorId="66737268" wp14:editId="16B91414">
            <wp:extent cx="8863330" cy="1301115"/>
            <wp:effectExtent l="57150" t="57150" r="109220" b="1085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863330" cy="1301115"/>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r w:rsidR="00C6399A">
        <w:t xml:space="preserve"> </w:t>
      </w:r>
    </w:p>
    <w:p w14:paraId="4080DBFF" w14:textId="25605F3D"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w:t>
      </w:r>
      <w:r w:rsidR="004F42A9">
        <w:t xml:space="preserve">‘Table for Geodata’ </w:t>
      </w:r>
      <w:r>
        <w:t>input</w:t>
      </w:r>
      <w:r w:rsidR="004F42A9">
        <w:t xml:space="preserve"> </w:t>
      </w:r>
      <w:r>
        <w:t xml:space="preserve">table. </w:t>
      </w:r>
      <w:r w:rsidR="004F42A9">
        <w:t>For example i</w:t>
      </w:r>
      <w:r>
        <w:t xml:space="preserve">n the example below only shapefiles that have geographic spatial reference </w:t>
      </w:r>
      <w:r w:rsidR="001E3BF8">
        <w:t>of</w:t>
      </w:r>
      <w:r>
        <w:t xml:space="preserve"> GCS_GDA_1994 have been selected for processing.</w:t>
      </w:r>
    </w:p>
    <w:p w14:paraId="36213470" w14:textId="6384E4E3" w:rsidR="00127940" w:rsidRDefault="0063019B" w:rsidP="00C6399A">
      <w:pPr>
        <w:spacing w:after="200" w:line="360" w:lineRule="auto"/>
      </w:pPr>
      <w:r>
        <w:rPr>
          <w:noProof/>
        </w:rPr>
        <w:drawing>
          <wp:inline distT="0" distB="0" distL="0" distR="0" wp14:anchorId="7C4DD584" wp14:editId="5605E220">
            <wp:extent cx="8863330" cy="1587500"/>
            <wp:effectExtent l="57150" t="57150" r="109220" b="1079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863330" cy="1587500"/>
                    </a:xfrm>
                    <a:prstGeom prst="rect">
                      <a:avLst/>
                    </a:prstGeom>
                    <a:ln w="3175">
                      <a:solidFill>
                        <a:schemeClr val="tx1"/>
                      </a:solidFill>
                    </a:ln>
                    <a:effectLst>
                      <a:outerShdw blurRad="50800" dist="38100" dir="2700000" algn="tl" rotWithShape="0">
                        <a:prstClr val="black">
                          <a:alpha val="40000"/>
                        </a:prst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34" w:name="_Summary_of_Grid"/>
      <w:bookmarkStart w:id="35" w:name="_Toc476903394"/>
      <w:bookmarkStart w:id="36" w:name="_Ref429017216"/>
      <w:bookmarkStart w:id="37" w:name="_Ref429017244"/>
      <w:bookmarkEnd w:id="34"/>
      <w:r>
        <w:lastRenderedPageBreak/>
        <w:t>Summary of Grid Garage Tools</w:t>
      </w:r>
      <w:bookmarkEnd w:id="35"/>
    </w:p>
    <w:p w14:paraId="2EE51837" w14:textId="77777777" w:rsidR="00C6399A" w:rsidRDefault="00C6399A" w:rsidP="00C6399A">
      <w:pPr>
        <w:rPr>
          <w:rFonts w:ascii="Arial" w:hAnsi="Arial" w:cs="Arial"/>
        </w:rPr>
      </w:pPr>
    </w:p>
    <w:tbl>
      <w:tblPr>
        <w:tblStyle w:val="TableGrid"/>
        <w:tblW w:w="4842" w:type="pct"/>
        <w:tblInd w:w="226" w:type="dxa"/>
        <w:tblLook w:val="04A0" w:firstRow="1" w:lastRow="0" w:firstColumn="1" w:lastColumn="0" w:noHBand="0" w:noVBand="1"/>
      </w:tblPr>
      <w:tblGrid>
        <w:gridCol w:w="4776"/>
        <w:gridCol w:w="8731"/>
      </w:tblGrid>
      <w:tr w:rsidR="00C6399A" w:rsidRPr="00B955FB" w14:paraId="4D5C08AD" w14:textId="77777777" w:rsidTr="007106E2">
        <w:trPr>
          <w:cantSplit/>
          <w:tblHeader/>
        </w:trPr>
        <w:tc>
          <w:tcPr>
            <w:tcW w:w="1768" w:type="pct"/>
          </w:tcPr>
          <w:p w14:paraId="25DEB05A" w14:textId="77777777"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Tool (with link to technical documentation)</w:t>
            </w:r>
          </w:p>
        </w:tc>
        <w:tc>
          <w:tcPr>
            <w:tcW w:w="3232" w:type="pct"/>
          </w:tcPr>
          <w:p w14:paraId="6B203347" w14:textId="77777777"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Summary of Tool function</w:t>
            </w:r>
          </w:p>
        </w:tc>
      </w:tr>
      <w:tr w:rsidR="000E3E95" w:rsidRPr="00B955FB" w14:paraId="10C63D88" w14:textId="77777777" w:rsidTr="009A0BD9">
        <w:trPr>
          <w:cantSplit/>
        </w:trPr>
        <w:tc>
          <w:tcPr>
            <w:tcW w:w="1768" w:type="pct"/>
          </w:tcPr>
          <w:p w14:paraId="2CC44D20" w14:textId="77777777" w:rsidR="000E3E95" w:rsidRPr="00B955FB" w:rsidRDefault="000E3E95"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Feature Tools</w:t>
            </w:r>
          </w:p>
        </w:tc>
        <w:tc>
          <w:tcPr>
            <w:tcW w:w="3232" w:type="pct"/>
          </w:tcPr>
          <w:p w14:paraId="01CF824C" w14:textId="77777777" w:rsidR="000E3E95" w:rsidRPr="00B955FB" w:rsidRDefault="000E3E95" w:rsidP="00B955FB">
            <w:pPr>
              <w:spacing w:after="120"/>
              <w:rPr>
                <w:rFonts w:asciiTheme="minorHAnsi" w:hAnsiTheme="minorHAnsi" w:cstheme="minorHAnsi"/>
                <w:sz w:val="18"/>
                <w:szCs w:val="18"/>
              </w:rPr>
            </w:pPr>
          </w:p>
        </w:tc>
      </w:tr>
      <w:tr w:rsidR="000E3E95" w:rsidRPr="00B955FB" w14:paraId="6CC80524" w14:textId="77777777" w:rsidTr="009A0BD9">
        <w:trPr>
          <w:cantSplit/>
        </w:trPr>
        <w:tc>
          <w:tcPr>
            <w:tcW w:w="1768" w:type="pct"/>
          </w:tcPr>
          <w:p w14:paraId="5711C4EF" w14:textId="06923B49" w:rsidR="000E3E95" w:rsidRPr="00B955FB" w:rsidRDefault="00943AA9" w:rsidP="00B955FB">
            <w:pPr>
              <w:spacing w:after="120"/>
              <w:rPr>
                <w:rFonts w:asciiTheme="minorHAnsi" w:hAnsiTheme="minorHAnsi" w:cstheme="minorHAnsi"/>
                <w:sz w:val="18"/>
                <w:szCs w:val="18"/>
              </w:rPr>
            </w:pPr>
            <w:hyperlink w:anchor="_Feature_&gt;_Clip" w:history="1">
              <w:r w:rsidR="000E3E95" w:rsidRPr="00B955FB">
                <w:rPr>
                  <w:rStyle w:val="Hyperlink"/>
                  <w:rFonts w:asciiTheme="minorHAnsi" w:hAnsiTheme="minorHAnsi" w:cstheme="minorHAnsi"/>
                  <w:sz w:val="18"/>
                  <w:szCs w:val="18"/>
                </w:rPr>
                <w:t>Fea</w:t>
              </w:r>
              <w:r w:rsidR="00F15EEF" w:rsidRPr="00B955FB">
                <w:rPr>
                  <w:rStyle w:val="Hyperlink"/>
                  <w:rFonts w:asciiTheme="minorHAnsi" w:hAnsiTheme="minorHAnsi" w:cstheme="minorHAnsi"/>
                  <w:sz w:val="18"/>
                  <w:szCs w:val="18"/>
                </w:rPr>
                <w:t xml:space="preserve">ture </w:t>
              </w:r>
              <w:r w:rsidR="00F15EEF" w:rsidRPr="00B955FB">
                <w:rPr>
                  <w:rStyle w:val="Hyperlink"/>
                  <w:rFonts w:asciiTheme="minorHAnsi" w:hAnsiTheme="minorHAnsi" w:cstheme="minorHAnsi"/>
                  <w:sz w:val="18"/>
                  <w:szCs w:val="18"/>
                </w:rPr>
                <w:t>&gt;</w:t>
              </w:r>
              <w:r w:rsidR="00F15EEF" w:rsidRPr="00B955FB">
                <w:rPr>
                  <w:rStyle w:val="Hyperlink"/>
                  <w:rFonts w:asciiTheme="minorHAnsi" w:hAnsiTheme="minorHAnsi" w:cstheme="minorHAnsi"/>
                  <w:sz w:val="18"/>
                  <w:szCs w:val="18"/>
                </w:rPr>
                <w:t xml:space="preserve"> Clip</w:t>
              </w:r>
            </w:hyperlink>
          </w:p>
        </w:tc>
        <w:tc>
          <w:tcPr>
            <w:tcW w:w="3232" w:type="pct"/>
          </w:tcPr>
          <w:p w14:paraId="5FBCE5C8" w14:textId="3873F080" w:rsidR="0067525C" w:rsidRPr="00B955FB" w:rsidRDefault="0067525C" w:rsidP="00B955FB">
            <w:pPr>
              <w:spacing w:after="120"/>
              <w:rPr>
                <w:rFonts w:asciiTheme="minorHAnsi" w:hAnsiTheme="minorHAnsi" w:cstheme="minorHAnsi"/>
                <w:color w:val="000000" w:themeColor="text1"/>
                <w:sz w:val="18"/>
                <w:szCs w:val="18"/>
              </w:rPr>
            </w:pPr>
            <w:r w:rsidRPr="00B955FB">
              <w:rPr>
                <w:rFonts w:asciiTheme="minorHAnsi" w:hAnsiTheme="minorHAnsi" w:cstheme="minorHAnsi"/>
                <w:sz w:val="18"/>
                <w:szCs w:val="18"/>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50" w:history="1">
              <w:r w:rsidRPr="00B955FB">
                <w:rPr>
                  <w:rStyle w:val="Hyperlink"/>
                  <w:rFonts w:asciiTheme="minorHAnsi" w:hAnsiTheme="minorHAnsi" w:cstheme="minorHAnsi"/>
                  <w:sz w:val="18"/>
                  <w:szCs w:val="18"/>
                </w:rPr>
                <w:t>ESRI Help for the ‘Clip (Analysis)’ tool</w:t>
              </w:r>
            </w:hyperlink>
            <w:r w:rsidRPr="00B955FB">
              <w:rPr>
                <w:rFonts w:asciiTheme="minorHAnsi" w:hAnsiTheme="minorHAnsi" w:cstheme="minorHAnsi"/>
                <w:color w:val="000000" w:themeColor="text1"/>
                <w:sz w:val="18"/>
                <w:szCs w:val="18"/>
              </w:rPr>
              <w:t>.</w:t>
            </w:r>
          </w:p>
        </w:tc>
      </w:tr>
      <w:tr w:rsidR="000E3E95" w:rsidRPr="00B955FB" w14:paraId="570C698A" w14:textId="77777777" w:rsidTr="009A0BD9">
        <w:trPr>
          <w:cantSplit/>
        </w:trPr>
        <w:tc>
          <w:tcPr>
            <w:tcW w:w="1768" w:type="pct"/>
          </w:tcPr>
          <w:p w14:paraId="507A2DF6" w14:textId="1F7965CF" w:rsidR="000E3E95" w:rsidRPr="00B955FB" w:rsidRDefault="00943AA9" w:rsidP="00B955FB">
            <w:pPr>
              <w:spacing w:after="120"/>
              <w:rPr>
                <w:rFonts w:asciiTheme="minorHAnsi" w:hAnsiTheme="minorHAnsi" w:cstheme="minorHAnsi"/>
                <w:sz w:val="18"/>
                <w:szCs w:val="18"/>
              </w:rPr>
            </w:pPr>
            <w:hyperlink w:anchor="_Feature_&gt;_Copy" w:history="1">
              <w:r w:rsidR="00F15EEF" w:rsidRPr="00B955FB">
                <w:rPr>
                  <w:rStyle w:val="Hyperlink"/>
                  <w:rFonts w:asciiTheme="minorHAnsi" w:hAnsiTheme="minorHAnsi" w:cstheme="minorHAnsi"/>
                  <w:sz w:val="18"/>
                  <w:szCs w:val="18"/>
                </w:rPr>
                <w:t>Feature &gt; Copy</w:t>
              </w:r>
            </w:hyperlink>
          </w:p>
        </w:tc>
        <w:tc>
          <w:tcPr>
            <w:tcW w:w="3232" w:type="pct"/>
          </w:tcPr>
          <w:p w14:paraId="7A42282E" w14:textId="33A38470" w:rsidR="000E3E95" w:rsidRPr="00B955FB" w:rsidRDefault="0067525C" w:rsidP="00B955FB">
            <w:pPr>
              <w:spacing w:after="120"/>
              <w:rPr>
                <w:rFonts w:asciiTheme="minorHAnsi" w:hAnsiTheme="minorHAnsi" w:cstheme="minorHAnsi"/>
                <w:color w:val="000000" w:themeColor="text1"/>
                <w:sz w:val="18"/>
                <w:szCs w:val="18"/>
                <w:highlight w:val="yellow"/>
              </w:rPr>
            </w:pPr>
            <w:r w:rsidRPr="00B955FB">
              <w:rPr>
                <w:rFonts w:asciiTheme="minorHAnsi" w:hAnsiTheme="minorHAnsi" w:cstheme="minorHAnsi"/>
                <w:sz w:val="18"/>
                <w:szCs w:val="18"/>
              </w:rPr>
              <w:t xml:space="preserve">Copies features from the input feature class or layer to a new feature class. If the input is a layer which has a selection, only the selected features will be copied. If the input is a geodatabase feature class or shapefile, all features will be copied.  See </w:t>
            </w:r>
            <w:hyperlink r:id="rId51" w:history="1">
              <w:r w:rsidRPr="00B955FB">
                <w:rPr>
                  <w:rStyle w:val="Hyperlink"/>
                  <w:rFonts w:asciiTheme="minorHAnsi" w:hAnsiTheme="minorHAnsi" w:cstheme="minorHAnsi"/>
                  <w:sz w:val="18"/>
                  <w:szCs w:val="18"/>
                </w:rPr>
                <w:t>ESRI Help for the ‘Copy (Analysis)’ tool</w:t>
              </w:r>
            </w:hyperlink>
            <w:r w:rsidRPr="00B955FB">
              <w:rPr>
                <w:rFonts w:asciiTheme="minorHAnsi" w:hAnsiTheme="minorHAnsi" w:cstheme="minorHAnsi"/>
                <w:color w:val="000000" w:themeColor="text1"/>
                <w:sz w:val="18"/>
                <w:szCs w:val="18"/>
              </w:rPr>
              <w:t>.</w:t>
            </w:r>
          </w:p>
        </w:tc>
      </w:tr>
      <w:tr w:rsidR="000E3E95" w:rsidRPr="00B955FB" w14:paraId="404089F6" w14:textId="77777777" w:rsidTr="009A0BD9">
        <w:trPr>
          <w:cantSplit/>
        </w:trPr>
        <w:tc>
          <w:tcPr>
            <w:tcW w:w="1768" w:type="pct"/>
          </w:tcPr>
          <w:p w14:paraId="0FDE248A" w14:textId="66E12ACB" w:rsidR="000E3E95" w:rsidRPr="00B955FB" w:rsidRDefault="00943AA9" w:rsidP="00B955FB">
            <w:pPr>
              <w:spacing w:after="120"/>
              <w:rPr>
                <w:rFonts w:asciiTheme="minorHAnsi" w:hAnsiTheme="minorHAnsi" w:cstheme="minorHAnsi"/>
                <w:sz w:val="18"/>
                <w:szCs w:val="18"/>
              </w:rPr>
            </w:pPr>
            <w:hyperlink w:anchor="_Feature_&gt;_Rasterise" w:history="1">
              <w:r w:rsidR="00F15EEF" w:rsidRPr="00B955FB">
                <w:rPr>
                  <w:rStyle w:val="Hyperlink"/>
                  <w:rFonts w:asciiTheme="minorHAnsi" w:hAnsiTheme="minorHAnsi" w:cstheme="minorHAnsi"/>
                  <w:sz w:val="18"/>
                  <w:szCs w:val="18"/>
                </w:rPr>
                <w:t>Feature &gt; Rasterise by Table</w:t>
              </w:r>
            </w:hyperlink>
          </w:p>
        </w:tc>
        <w:tc>
          <w:tcPr>
            <w:tcW w:w="3232" w:type="pct"/>
          </w:tcPr>
          <w:p w14:paraId="582C8D96" w14:textId="758AE024" w:rsidR="000E3E95"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converts fields within vector feature classes into raster feature classes based on a list of fields stored in the Items table.  In addition to the ‘item’ field the items table must have a field that contains a list of fields, for each input feature class that you want converted into raster features.  The Grid Garage ‘</w:t>
            </w:r>
            <w:r w:rsidRPr="00B955FB">
              <w:rPr>
                <w:rFonts w:asciiTheme="minorHAnsi" w:hAnsiTheme="minorHAnsi" w:cstheme="minorHAnsi"/>
                <w:i/>
                <w:sz w:val="18"/>
                <w:szCs w:val="18"/>
              </w:rPr>
              <w:t>Geodata &gt; Describe</w:t>
            </w:r>
            <w:r w:rsidRPr="00B955FB">
              <w:rPr>
                <w:rFonts w:asciiTheme="minorHAnsi" w:hAnsiTheme="minorHAnsi" w:cstheme="minorHAnsi"/>
                <w:sz w:val="18"/>
                <w:szCs w:val="18"/>
              </w:rPr>
              <w:t xml:space="preserve">’ tool can be used to generate a list of all the fields present in each input feature attribute table. For more detailed help see </w:t>
            </w:r>
            <w:hyperlink r:id="rId52" w:history="1">
              <w:r w:rsidRPr="00B955FB">
                <w:rPr>
                  <w:rStyle w:val="Hyperlink"/>
                  <w:rFonts w:asciiTheme="minorHAnsi" w:hAnsiTheme="minorHAnsi" w:cstheme="minorHAnsi"/>
                  <w:sz w:val="18"/>
                  <w:szCs w:val="18"/>
                </w:rPr>
                <w:t>ESRI Help for the ‘Feature to Raster (Conversion)’ tool.</w:t>
              </w:r>
            </w:hyperlink>
          </w:p>
        </w:tc>
      </w:tr>
      <w:tr w:rsidR="00C6399A" w:rsidRPr="00B955FB" w14:paraId="467D379B" w14:textId="77777777" w:rsidTr="007106E2">
        <w:trPr>
          <w:cantSplit/>
        </w:trPr>
        <w:tc>
          <w:tcPr>
            <w:tcW w:w="1768" w:type="pct"/>
          </w:tcPr>
          <w:p w14:paraId="5EC5C59D" w14:textId="560EE445" w:rsidR="00C6399A" w:rsidRPr="00B955FB" w:rsidRDefault="00D55540" w:rsidP="00B955FB">
            <w:pPr>
              <w:spacing w:after="120"/>
              <w:rPr>
                <w:rFonts w:asciiTheme="minorHAnsi" w:hAnsiTheme="minorHAnsi" w:cstheme="minorHAnsi"/>
                <w:sz w:val="18"/>
                <w:szCs w:val="18"/>
              </w:rPr>
            </w:pPr>
            <w:r w:rsidRPr="00B955FB">
              <w:rPr>
                <w:rFonts w:asciiTheme="minorHAnsi" w:hAnsiTheme="minorHAnsi" w:cstheme="minorHAnsi"/>
                <w:b/>
                <w:sz w:val="18"/>
                <w:szCs w:val="18"/>
              </w:rPr>
              <w:t>Geodata</w:t>
            </w:r>
            <w:r w:rsidR="007106E2" w:rsidRPr="00B955FB">
              <w:rPr>
                <w:rFonts w:asciiTheme="minorHAnsi" w:hAnsiTheme="minorHAnsi" w:cstheme="minorHAnsi"/>
                <w:b/>
                <w:sz w:val="18"/>
                <w:szCs w:val="18"/>
              </w:rPr>
              <w:t xml:space="preserve"> Tools</w:t>
            </w:r>
          </w:p>
        </w:tc>
        <w:tc>
          <w:tcPr>
            <w:tcW w:w="3232" w:type="pct"/>
          </w:tcPr>
          <w:p w14:paraId="643B0009" w14:textId="77777777" w:rsidR="00C6399A" w:rsidRPr="00B955FB" w:rsidRDefault="00C6399A" w:rsidP="00B955FB">
            <w:pPr>
              <w:spacing w:after="120"/>
              <w:rPr>
                <w:rFonts w:asciiTheme="minorHAnsi" w:hAnsiTheme="minorHAnsi" w:cstheme="minorHAnsi"/>
                <w:sz w:val="18"/>
                <w:szCs w:val="18"/>
              </w:rPr>
            </w:pPr>
          </w:p>
        </w:tc>
      </w:tr>
      <w:tr w:rsidR="0071740E" w:rsidRPr="00B955FB" w14:paraId="037D216E" w14:textId="77777777" w:rsidTr="0067525C">
        <w:trPr>
          <w:cantSplit/>
        </w:trPr>
        <w:tc>
          <w:tcPr>
            <w:tcW w:w="1768" w:type="pct"/>
          </w:tcPr>
          <w:p w14:paraId="36AFA8B1" w14:textId="77777777" w:rsidR="0071740E" w:rsidRPr="00B955FB" w:rsidRDefault="00943AA9" w:rsidP="00B955FB">
            <w:pPr>
              <w:spacing w:after="120"/>
              <w:rPr>
                <w:rFonts w:asciiTheme="minorHAnsi" w:hAnsiTheme="minorHAnsi" w:cstheme="minorHAnsi"/>
                <w:sz w:val="18"/>
                <w:szCs w:val="18"/>
              </w:rPr>
            </w:pPr>
            <w:hyperlink w:anchor="_Geodata_&gt;_Compare" w:history="1">
              <w:r w:rsidR="0071740E" w:rsidRPr="00B955FB">
                <w:rPr>
                  <w:rStyle w:val="Hyperlink"/>
                  <w:rFonts w:asciiTheme="minorHAnsi" w:hAnsiTheme="minorHAnsi" w:cstheme="minorHAnsi"/>
                  <w:sz w:val="18"/>
                  <w:szCs w:val="18"/>
                </w:rPr>
                <w:t>Geodata &gt; Compare Extents</w:t>
              </w:r>
            </w:hyperlink>
          </w:p>
        </w:tc>
        <w:tc>
          <w:tcPr>
            <w:tcW w:w="3232" w:type="pct"/>
          </w:tcPr>
          <w:p w14:paraId="6DF1A773"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compares the extent of each of the geodata items listed in the input table with the extent of a specified geodata item or area of interest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In the output table the tool reports on the following:</w:t>
            </w:r>
          </w:p>
          <w:p w14:paraId="411D34CD"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1) contains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is completely within the </w:t>
            </w:r>
            <w:proofErr w:type="spellStart"/>
            <w:r w:rsidRPr="00B955FB">
              <w:rPr>
                <w:rFonts w:asciiTheme="minorHAnsi" w:hAnsiTheme="minorHAnsi" w:cstheme="minorHAnsi"/>
                <w:sz w:val="18"/>
                <w:szCs w:val="18"/>
              </w:rPr>
              <w:t>intput</w:t>
            </w:r>
            <w:proofErr w:type="spellEnd"/>
            <w:r w:rsidRPr="00B955FB">
              <w:rPr>
                <w:rFonts w:asciiTheme="minorHAnsi" w:hAnsiTheme="minorHAnsi" w:cstheme="minorHAnsi"/>
                <w:sz w:val="18"/>
                <w:szCs w:val="18"/>
              </w:rPr>
              <w:t xml:space="preserve"> geodata)</w:t>
            </w:r>
          </w:p>
          <w:p w14:paraId="187F660E"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2) within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input geodata is completely within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6A7AE8CC"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3) disjoint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(there is no overlap between the input geodata and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0841BF6B"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4) overlaps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input geodata overlaps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5D590F29"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5) equals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extent of the input geodata is exactly the same as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w:t>
            </w:r>
          </w:p>
          <w:p w14:paraId="3CA786F0" w14:textId="77777777" w:rsidR="0067525C"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5) touches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(the input geodata and the </w:t>
            </w:r>
            <w:proofErr w:type="spellStart"/>
            <w:r w:rsidRPr="00B955FB">
              <w:rPr>
                <w:rFonts w:asciiTheme="minorHAnsi" w:hAnsiTheme="minorHAnsi" w:cstheme="minorHAnsi"/>
                <w:sz w:val="18"/>
                <w:szCs w:val="18"/>
              </w:rPr>
              <w:t>aoi</w:t>
            </w:r>
            <w:proofErr w:type="spellEnd"/>
            <w:r w:rsidRPr="00B955FB">
              <w:rPr>
                <w:rFonts w:asciiTheme="minorHAnsi" w:hAnsiTheme="minorHAnsi" w:cstheme="minorHAnsi"/>
                <w:sz w:val="18"/>
                <w:szCs w:val="18"/>
              </w:rPr>
              <w:t xml:space="preserve"> share one boundary)</w:t>
            </w:r>
          </w:p>
          <w:p w14:paraId="61292BAB" w14:textId="7D327203" w:rsidR="0071740E" w:rsidRPr="00B955FB" w:rsidRDefault="0067525C" w:rsidP="004F42A9">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Note that this tool compares the extent, or the bounding rectangle, of the two geodata items, not their actual geometry.</w:t>
            </w:r>
          </w:p>
        </w:tc>
      </w:tr>
      <w:tr w:rsidR="0071740E" w:rsidRPr="00B955FB" w14:paraId="761AFC1A" w14:textId="77777777" w:rsidTr="0067525C">
        <w:trPr>
          <w:cantSplit/>
        </w:trPr>
        <w:tc>
          <w:tcPr>
            <w:tcW w:w="1768" w:type="pct"/>
          </w:tcPr>
          <w:p w14:paraId="356514F5" w14:textId="77777777" w:rsidR="0071740E" w:rsidRPr="00B955FB" w:rsidRDefault="00943AA9" w:rsidP="00B955FB">
            <w:pPr>
              <w:spacing w:after="120"/>
              <w:rPr>
                <w:rFonts w:asciiTheme="minorHAnsi" w:hAnsiTheme="minorHAnsi" w:cstheme="minorHAnsi"/>
                <w:sz w:val="18"/>
                <w:szCs w:val="18"/>
              </w:rPr>
            </w:pPr>
            <w:hyperlink w:anchor="_Geodata_&gt;_Copy" w:history="1">
              <w:r w:rsidR="0071740E" w:rsidRPr="00B955FB">
                <w:rPr>
                  <w:rStyle w:val="Hyperlink"/>
                  <w:rFonts w:asciiTheme="minorHAnsi" w:hAnsiTheme="minorHAnsi" w:cstheme="minorHAnsi"/>
                  <w:sz w:val="18"/>
                  <w:szCs w:val="18"/>
                </w:rPr>
                <w:t>Geodata &gt; Copy</w:t>
              </w:r>
            </w:hyperlink>
          </w:p>
        </w:tc>
        <w:tc>
          <w:tcPr>
            <w:tcW w:w="3232" w:type="pct"/>
          </w:tcPr>
          <w:p w14:paraId="4E1426A2" w14:textId="4BDA7E83" w:rsidR="0071740E"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copies geodata into a single workspace defined by the ‘Output Workspace’. The tool uses the standard ArcGIS ‘Copy’ tool from the Data Management Toolbox. For more detailed help see </w:t>
            </w:r>
            <w:hyperlink r:id="rId53" w:history="1">
              <w:r w:rsidRPr="00B955FB">
                <w:rPr>
                  <w:rStyle w:val="Hyperlink"/>
                  <w:rFonts w:asciiTheme="minorHAnsi" w:hAnsiTheme="minorHAnsi" w:cstheme="minorHAnsi"/>
                  <w:sz w:val="18"/>
                  <w:szCs w:val="18"/>
                </w:rPr>
                <w:t>ESRI Help for the ‘Copy’ tool in the Data Management Toolbox (ArcGIS 10.4)</w:t>
              </w:r>
            </w:hyperlink>
            <w:r w:rsidRPr="00B955FB">
              <w:rPr>
                <w:rFonts w:asciiTheme="minorHAnsi" w:hAnsiTheme="minorHAnsi" w:cstheme="minorHAnsi"/>
                <w:sz w:val="18"/>
                <w:szCs w:val="18"/>
              </w:rPr>
              <w:t>.</w:t>
            </w:r>
          </w:p>
        </w:tc>
      </w:tr>
      <w:tr w:rsidR="0071740E" w:rsidRPr="00B955FB" w14:paraId="7A348A00" w14:textId="77777777" w:rsidTr="0067525C">
        <w:trPr>
          <w:cantSplit/>
        </w:trPr>
        <w:tc>
          <w:tcPr>
            <w:tcW w:w="1768" w:type="pct"/>
          </w:tcPr>
          <w:p w14:paraId="13F1F598" w14:textId="77777777" w:rsidR="0071740E" w:rsidRPr="00B955FB" w:rsidRDefault="00943AA9" w:rsidP="00B955FB">
            <w:pPr>
              <w:spacing w:after="120"/>
              <w:rPr>
                <w:rFonts w:asciiTheme="minorHAnsi" w:hAnsiTheme="minorHAnsi" w:cstheme="minorHAnsi"/>
                <w:sz w:val="18"/>
                <w:szCs w:val="18"/>
              </w:rPr>
            </w:pPr>
            <w:hyperlink w:anchor="_Geodata_&gt;_Delete" w:history="1">
              <w:r w:rsidR="0071740E" w:rsidRPr="00B955FB">
                <w:rPr>
                  <w:rStyle w:val="Hyperlink"/>
                  <w:rFonts w:asciiTheme="minorHAnsi" w:hAnsiTheme="minorHAnsi" w:cstheme="minorHAnsi"/>
                  <w:sz w:val="18"/>
                  <w:szCs w:val="18"/>
                </w:rPr>
                <w:t>Geodata &gt; Delete</w:t>
              </w:r>
            </w:hyperlink>
          </w:p>
        </w:tc>
        <w:tc>
          <w:tcPr>
            <w:tcW w:w="3232" w:type="pct"/>
          </w:tcPr>
          <w:p w14:paraId="508E3282" w14:textId="29E03D4B" w:rsidR="0071740E" w:rsidRPr="00B955FB" w:rsidRDefault="0067525C"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54" w:history="1">
              <w:r w:rsidRPr="00B955FB">
                <w:rPr>
                  <w:rStyle w:val="Hyperlink"/>
                  <w:rFonts w:asciiTheme="minorHAnsi" w:hAnsiTheme="minorHAnsi" w:cstheme="minorHAnsi"/>
                  <w:sz w:val="18"/>
                  <w:szCs w:val="18"/>
                </w:rPr>
                <w:t>ESRI Help for the ‘Delete (Data Management)’ tool (ArcGIS 10.4)</w:t>
              </w:r>
            </w:hyperlink>
            <w:r w:rsidRPr="00B955FB">
              <w:rPr>
                <w:rStyle w:val="Hyperlink"/>
                <w:rFonts w:asciiTheme="minorHAnsi" w:hAnsiTheme="minorHAnsi" w:cstheme="minorHAnsi"/>
                <w:sz w:val="18"/>
                <w:szCs w:val="18"/>
              </w:rPr>
              <w:t>.</w:t>
            </w:r>
          </w:p>
        </w:tc>
      </w:tr>
      <w:tr w:rsidR="0071740E" w:rsidRPr="00B955FB" w14:paraId="3529149A" w14:textId="77777777" w:rsidTr="0067525C">
        <w:trPr>
          <w:cantSplit/>
        </w:trPr>
        <w:tc>
          <w:tcPr>
            <w:tcW w:w="1768" w:type="pct"/>
          </w:tcPr>
          <w:p w14:paraId="06263C16" w14:textId="77777777" w:rsidR="0071740E" w:rsidRPr="00B955FB" w:rsidRDefault="00943AA9" w:rsidP="00B955FB">
            <w:pPr>
              <w:spacing w:after="120"/>
              <w:rPr>
                <w:rFonts w:asciiTheme="minorHAnsi" w:hAnsiTheme="minorHAnsi" w:cstheme="minorHAnsi"/>
                <w:sz w:val="18"/>
                <w:szCs w:val="18"/>
              </w:rPr>
            </w:pPr>
            <w:hyperlink w:anchor="_Geodata_&gt;_Describe" w:history="1">
              <w:r w:rsidR="0071740E" w:rsidRPr="00B955FB">
                <w:rPr>
                  <w:rStyle w:val="Hyperlink"/>
                  <w:rFonts w:asciiTheme="minorHAnsi" w:hAnsiTheme="minorHAnsi" w:cstheme="minorHAnsi"/>
                  <w:sz w:val="18"/>
                  <w:szCs w:val="18"/>
                </w:rPr>
                <w:t>Geodata &gt; Describe</w:t>
              </w:r>
            </w:hyperlink>
          </w:p>
        </w:tc>
        <w:tc>
          <w:tcPr>
            <w:tcW w:w="3232" w:type="pct"/>
          </w:tcPr>
          <w:p w14:paraId="03DBD776" w14:textId="77777777" w:rsidR="0071740E" w:rsidRPr="00B955FB" w:rsidRDefault="0071740E" w:rsidP="00B955FB">
            <w:pPr>
              <w:spacing w:after="120"/>
              <w:rPr>
                <w:rFonts w:asciiTheme="minorHAnsi" w:hAnsiTheme="minorHAnsi" w:cstheme="minorHAnsi"/>
                <w:color w:val="000020"/>
                <w:sz w:val="18"/>
                <w:szCs w:val="18"/>
              </w:rPr>
            </w:pPr>
            <w:r w:rsidRPr="00B955FB">
              <w:rPr>
                <w:rFonts w:asciiTheme="minorHAnsi" w:hAnsiTheme="minorHAnsi" w:cstheme="minorHAnsi"/>
                <w:sz w:val="18"/>
                <w:szCs w:val="18"/>
              </w:rPr>
              <w:t xml:space="preserve">This tool </w:t>
            </w:r>
            <w:r w:rsidRPr="00B955FB">
              <w:rPr>
                <w:rFonts w:asciiTheme="minorHAnsi" w:hAnsiTheme="minorHAnsi" w:cstheme="minorHAnsi"/>
                <w:color w:val="000020"/>
                <w:sz w:val="18"/>
                <w:szCs w:val="18"/>
              </w:rPr>
              <w:t>inspects all input geodata and reports on the geodata properties such as geodata type, extent, projection, gird cell size, etc</w:t>
            </w:r>
            <w:proofErr w:type="gramStart"/>
            <w:r w:rsidRPr="00B955FB">
              <w:rPr>
                <w:rFonts w:asciiTheme="minorHAnsi" w:hAnsiTheme="minorHAnsi" w:cstheme="minorHAnsi"/>
                <w:color w:val="000020"/>
                <w:sz w:val="18"/>
                <w:szCs w:val="18"/>
              </w:rPr>
              <w:t>..</w:t>
            </w:r>
            <w:proofErr w:type="gramEnd"/>
            <w:r w:rsidRPr="00B955FB">
              <w:rPr>
                <w:rFonts w:asciiTheme="minorHAnsi" w:hAnsiTheme="minorHAnsi" w:cstheme="minorHAnsi"/>
                <w:color w:val="000020"/>
                <w:sz w:val="18"/>
                <w:szCs w:val="18"/>
              </w:rPr>
              <w:t xml:space="preserve"> For a full description of these parameters see the Grid Garage User Manual and </w:t>
            </w:r>
            <w:hyperlink r:id="rId55" w:history="1">
              <w:r w:rsidRPr="00B955FB">
                <w:rPr>
                  <w:rStyle w:val="Hyperlink"/>
                  <w:rFonts w:asciiTheme="minorHAnsi" w:hAnsiTheme="minorHAnsi" w:cstheme="minorHAnsi"/>
                  <w:sz w:val="18"/>
                  <w:szCs w:val="18"/>
                </w:rPr>
                <w:t>ESRI Help for reporting on dataset properties</w:t>
              </w:r>
            </w:hyperlink>
            <w:r w:rsidRPr="00B955FB">
              <w:rPr>
                <w:rFonts w:asciiTheme="minorHAnsi" w:hAnsiTheme="minorHAnsi" w:cstheme="minorHAnsi"/>
                <w:color w:val="000020"/>
                <w:sz w:val="18"/>
                <w:szCs w:val="18"/>
              </w:rPr>
              <w:t xml:space="preserve">, and </w:t>
            </w:r>
            <w:hyperlink r:id="rId56" w:history="1">
              <w:r w:rsidRPr="00B955FB">
                <w:rPr>
                  <w:rStyle w:val="Hyperlink"/>
                  <w:rFonts w:asciiTheme="minorHAnsi" w:hAnsiTheme="minorHAnsi" w:cstheme="minorHAnsi"/>
                  <w:sz w:val="18"/>
                  <w:szCs w:val="18"/>
                </w:rPr>
                <w:t>here for reporting on raster dataset properties</w:t>
              </w:r>
            </w:hyperlink>
            <w:r w:rsidRPr="00B955FB">
              <w:rPr>
                <w:rFonts w:asciiTheme="minorHAnsi" w:hAnsiTheme="minorHAnsi" w:cstheme="minorHAnsi"/>
                <w:color w:val="000020"/>
                <w:sz w:val="18"/>
                <w:szCs w:val="18"/>
              </w:rPr>
              <w:t>.</w:t>
            </w:r>
          </w:p>
          <w:p w14:paraId="23E57793" w14:textId="77777777" w:rsidR="0071740E" w:rsidRPr="00B955FB" w:rsidRDefault="0071740E" w:rsidP="00B955FB">
            <w:pPr>
              <w:spacing w:after="120"/>
              <w:rPr>
                <w:rFonts w:asciiTheme="minorHAnsi" w:hAnsiTheme="minorHAnsi" w:cstheme="minorHAnsi"/>
                <w:color w:val="000020"/>
                <w:sz w:val="18"/>
                <w:szCs w:val="18"/>
              </w:rPr>
            </w:pPr>
          </w:p>
        </w:tc>
      </w:tr>
      <w:tr w:rsidR="0071740E" w:rsidRPr="00B955FB" w14:paraId="65AA46F1" w14:textId="77777777" w:rsidTr="0067525C">
        <w:trPr>
          <w:cantSplit/>
        </w:trPr>
        <w:tc>
          <w:tcPr>
            <w:tcW w:w="1768" w:type="pct"/>
          </w:tcPr>
          <w:p w14:paraId="3B45F967" w14:textId="77777777" w:rsidR="0071740E" w:rsidRPr="00B955FB" w:rsidRDefault="00943AA9" w:rsidP="00B955FB">
            <w:pPr>
              <w:spacing w:after="120"/>
              <w:rPr>
                <w:rFonts w:asciiTheme="minorHAnsi" w:hAnsiTheme="minorHAnsi" w:cstheme="minorHAnsi"/>
                <w:sz w:val="18"/>
                <w:szCs w:val="18"/>
              </w:rPr>
            </w:pPr>
            <w:hyperlink w:anchor="_Geodata_&gt;_Display" w:history="1">
              <w:r w:rsidR="0071740E" w:rsidRPr="00B955FB">
                <w:rPr>
                  <w:rStyle w:val="Hyperlink"/>
                  <w:rFonts w:asciiTheme="minorHAnsi" w:hAnsiTheme="minorHAnsi" w:cstheme="minorHAnsi"/>
                  <w:sz w:val="18"/>
                  <w:szCs w:val="18"/>
                </w:rPr>
                <w:t>Geodata &gt; Display</w:t>
              </w:r>
            </w:hyperlink>
          </w:p>
        </w:tc>
        <w:tc>
          <w:tcPr>
            <w:tcW w:w="3232" w:type="pct"/>
          </w:tcPr>
          <w:p w14:paraId="067DBF76" w14:textId="77777777" w:rsidR="0071740E" w:rsidRPr="00B955FB" w:rsidRDefault="0071740E"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will load all the geodata, listed in the input table selected in 'Table for Geodata', into your ArcMap display frame. </w:t>
            </w:r>
          </w:p>
          <w:p w14:paraId="2126B995" w14:textId="77777777" w:rsidR="0071740E" w:rsidRPr="00B955FB" w:rsidRDefault="0071740E" w:rsidP="00B955FB">
            <w:pPr>
              <w:pStyle w:val="NormalWeb"/>
              <w:spacing w:before="0" w:beforeAutospacing="0" w:after="120" w:afterAutospacing="0"/>
              <w:rPr>
                <w:rFonts w:asciiTheme="minorHAnsi" w:hAnsiTheme="minorHAnsi" w:cstheme="minorHAnsi"/>
                <w:sz w:val="18"/>
                <w:szCs w:val="18"/>
              </w:rPr>
            </w:pPr>
          </w:p>
        </w:tc>
      </w:tr>
      <w:tr w:rsidR="0071740E" w:rsidRPr="00B955FB" w14:paraId="2B44480A" w14:textId="77777777" w:rsidTr="0067525C">
        <w:trPr>
          <w:cantSplit/>
        </w:trPr>
        <w:tc>
          <w:tcPr>
            <w:tcW w:w="1768" w:type="pct"/>
          </w:tcPr>
          <w:p w14:paraId="5C8DF9F2" w14:textId="77777777" w:rsidR="0071740E" w:rsidRPr="00B955FB" w:rsidRDefault="00943AA9" w:rsidP="00B955FB">
            <w:pPr>
              <w:spacing w:after="120"/>
              <w:rPr>
                <w:rFonts w:asciiTheme="minorHAnsi" w:hAnsiTheme="minorHAnsi" w:cstheme="minorHAnsi"/>
                <w:sz w:val="18"/>
                <w:szCs w:val="18"/>
              </w:rPr>
            </w:pPr>
            <w:hyperlink w:anchor="_Geodata_&gt;_Generate" w:history="1">
              <w:r w:rsidR="0071740E" w:rsidRPr="00B955FB">
                <w:rPr>
                  <w:rStyle w:val="Hyperlink"/>
                  <w:rFonts w:asciiTheme="minorHAnsi" w:hAnsiTheme="minorHAnsi" w:cstheme="minorHAnsi"/>
                  <w:sz w:val="18"/>
                  <w:szCs w:val="18"/>
                </w:rPr>
                <w:t>Geodata &gt; Generate Names</w:t>
              </w:r>
            </w:hyperlink>
          </w:p>
        </w:tc>
        <w:tc>
          <w:tcPr>
            <w:tcW w:w="3232" w:type="pct"/>
          </w:tcPr>
          <w:p w14:paraId="0AC7BA57" w14:textId="7A97BEF9" w:rsidR="0071740E" w:rsidRPr="00B955FB" w:rsidRDefault="009B72FC" w:rsidP="00B955FB">
            <w:pPr>
              <w:spacing w:after="120"/>
              <w:rPr>
                <w:rFonts w:asciiTheme="minorHAnsi" w:hAnsiTheme="minorHAnsi" w:cstheme="minorHAnsi"/>
                <w:color w:val="000000"/>
                <w:sz w:val="18"/>
                <w:szCs w:val="18"/>
              </w:rPr>
            </w:pPr>
            <w:r w:rsidRPr="00B955FB">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tc>
      </w:tr>
      <w:tr w:rsidR="0071740E" w:rsidRPr="00B955FB" w14:paraId="46865F40" w14:textId="77777777" w:rsidTr="0067525C">
        <w:trPr>
          <w:cantSplit/>
        </w:trPr>
        <w:tc>
          <w:tcPr>
            <w:tcW w:w="1768" w:type="pct"/>
          </w:tcPr>
          <w:p w14:paraId="5B0949F0" w14:textId="134CC88A" w:rsidR="0071740E" w:rsidRPr="00B955FB" w:rsidRDefault="00943AA9" w:rsidP="004F42A9">
            <w:pPr>
              <w:spacing w:after="120"/>
              <w:rPr>
                <w:rFonts w:asciiTheme="minorHAnsi" w:hAnsiTheme="minorHAnsi" w:cstheme="minorHAnsi"/>
                <w:sz w:val="18"/>
                <w:szCs w:val="18"/>
              </w:rPr>
            </w:pPr>
            <w:hyperlink w:anchor="_Geodata_&gt;_List" w:history="1">
              <w:r w:rsidR="0071740E" w:rsidRPr="00B955FB">
                <w:rPr>
                  <w:rStyle w:val="Hyperlink"/>
                  <w:rFonts w:asciiTheme="minorHAnsi" w:hAnsiTheme="minorHAnsi" w:cstheme="minorHAnsi"/>
                  <w:sz w:val="18"/>
                  <w:szCs w:val="18"/>
                </w:rPr>
                <w:t>Geodata &gt; List Workspace Tables</w:t>
              </w:r>
            </w:hyperlink>
          </w:p>
        </w:tc>
        <w:tc>
          <w:tcPr>
            <w:tcW w:w="3232" w:type="pct"/>
          </w:tcPr>
          <w:p w14:paraId="0E6663D1" w14:textId="77777777" w:rsidR="0071740E" w:rsidRPr="00B955FB" w:rsidRDefault="0071740E" w:rsidP="00B955FB">
            <w:pPr>
              <w:pStyle w:val="NormalWeb"/>
              <w:spacing w:before="0" w:beforeAutospacing="0" w:after="120" w:afterAutospacing="0"/>
              <w:rPr>
                <w:rFonts w:asciiTheme="minorHAnsi" w:eastAsiaTheme="minorHAnsi" w:hAnsiTheme="minorHAnsi" w:cstheme="minorHAnsi"/>
                <w:sz w:val="18"/>
                <w:szCs w:val="18"/>
                <w:lang w:eastAsia="en-US"/>
              </w:rPr>
            </w:pPr>
            <w:r w:rsidRPr="00B955FB">
              <w:rPr>
                <w:rFonts w:asciiTheme="minorHAnsi" w:eastAsiaTheme="minorHAnsi" w:hAnsiTheme="minorHAnsi" w:cstheme="minorHAnsi"/>
                <w:sz w:val="18"/>
                <w:szCs w:val="18"/>
                <w:lang w:eastAsia="en-US"/>
              </w:rPr>
              <w:t>This tool searches through the input workspaces that you select and generates a list of all the table items it finds.  For all the Grid Garage results tables it also reports on the data and time they were generated. This tool can be useful for generating a chronological list of all the GIS operations undertaken using the Grid Garage tools, which is sometimes referred to as ‘lineage’ in dataset metadata statements.</w:t>
            </w:r>
          </w:p>
          <w:p w14:paraId="0910046C" w14:textId="77777777" w:rsidR="0071740E" w:rsidRPr="00B955FB" w:rsidRDefault="0071740E" w:rsidP="00B955FB">
            <w:pPr>
              <w:spacing w:after="120"/>
              <w:rPr>
                <w:rFonts w:asciiTheme="minorHAnsi" w:hAnsiTheme="minorHAnsi" w:cstheme="minorHAnsi"/>
                <w:sz w:val="18"/>
                <w:szCs w:val="18"/>
              </w:rPr>
            </w:pPr>
          </w:p>
        </w:tc>
      </w:tr>
      <w:tr w:rsidR="0071740E" w:rsidRPr="00B955FB" w14:paraId="2A5531D7" w14:textId="77777777" w:rsidTr="0067525C">
        <w:trPr>
          <w:cantSplit/>
        </w:trPr>
        <w:tc>
          <w:tcPr>
            <w:tcW w:w="1768" w:type="pct"/>
          </w:tcPr>
          <w:p w14:paraId="32A5AED5" w14:textId="77777777" w:rsidR="0071740E" w:rsidRPr="00B955FB" w:rsidRDefault="00943AA9" w:rsidP="00B955FB">
            <w:pPr>
              <w:spacing w:after="120"/>
              <w:rPr>
                <w:rFonts w:asciiTheme="minorHAnsi" w:hAnsiTheme="minorHAnsi" w:cstheme="minorHAnsi"/>
                <w:sz w:val="18"/>
                <w:szCs w:val="18"/>
              </w:rPr>
            </w:pPr>
            <w:hyperlink w:anchor="_Geodata_&gt;_Rename" w:history="1">
              <w:r w:rsidR="0071740E" w:rsidRPr="00B955FB">
                <w:rPr>
                  <w:rStyle w:val="Hyperlink"/>
                  <w:rFonts w:asciiTheme="minorHAnsi" w:hAnsiTheme="minorHAnsi" w:cstheme="minorHAnsi"/>
                  <w:sz w:val="18"/>
                  <w:szCs w:val="18"/>
                </w:rPr>
                <w:t>Geodata &gt; Rename</w:t>
              </w:r>
            </w:hyperlink>
          </w:p>
        </w:tc>
        <w:tc>
          <w:tcPr>
            <w:tcW w:w="3232" w:type="pct"/>
          </w:tcPr>
          <w:p w14:paraId="1930F1A1" w14:textId="2A865443" w:rsidR="0071740E" w:rsidRPr="00B955FB" w:rsidRDefault="0071740E" w:rsidP="00B955FB">
            <w:pPr>
              <w:spacing w:after="120"/>
              <w:rPr>
                <w:rFonts w:asciiTheme="minorHAnsi" w:eastAsiaTheme="minorHAnsi" w:hAnsiTheme="minorHAnsi" w:cstheme="minorHAnsi"/>
                <w:color w:val="0066CC"/>
                <w:sz w:val="18"/>
                <w:szCs w:val="18"/>
                <w:u w:val="single"/>
                <w:lang w:val="en-US" w:eastAsia="en-US"/>
              </w:rPr>
            </w:pPr>
            <w:r w:rsidRPr="00B955FB">
              <w:rPr>
                <w:rFonts w:asciiTheme="minorHAnsi" w:eastAsiaTheme="minorHAnsi" w:hAnsiTheme="minorHAnsi" w:cstheme="minorHAnsi"/>
                <w:color w:val="000000"/>
                <w:sz w:val="18"/>
                <w:szCs w:val="18"/>
                <w:lang w:val="en-US" w:eastAsia="en-US"/>
              </w:rPr>
              <w:t>This tool renames the input geodata by applying the new file names (to the original geodata) generated by the ‘</w:t>
            </w:r>
            <w:r w:rsidRPr="00B955FB">
              <w:rPr>
                <w:rFonts w:asciiTheme="minorHAnsi" w:eastAsiaTheme="minorHAnsi" w:hAnsiTheme="minorHAnsi" w:cstheme="minorHAnsi"/>
                <w:i/>
                <w:color w:val="000000"/>
                <w:sz w:val="18"/>
                <w:szCs w:val="18"/>
                <w:lang w:eastAsia="en-US"/>
              </w:rPr>
              <w:t xml:space="preserve">Geodata &gt; </w:t>
            </w:r>
            <w:r w:rsidRPr="00B955FB">
              <w:rPr>
                <w:rFonts w:asciiTheme="minorHAnsi" w:eastAsiaTheme="minorHAnsi" w:hAnsiTheme="minorHAnsi" w:cstheme="minorHAnsi"/>
                <w:i/>
                <w:color w:val="000000"/>
                <w:sz w:val="18"/>
                <w:szCs w:val="18"/>
                <w:lang w:val="en-US" w:eastAsia="en-US"/>
              </w:rPr>
              <w:t>Generate Names</w:t>
            </w:r>
            <w:r w:rsidRPr="00B955FB">
              <w:rPr>
                <w:rFonts w:asciiTheme="minorHAnsi" w:eastAsiaTheme="minorHAnsi" w:hAnsiTheme="minorHAnsi" w:cstheme="minorHAnsi"/>
                <w:color w:val="000000"/>
                <w:sz w:val="18"/>
                <w:szCs w:val="18"/>
                <w:lang w:val="en-US" w:eastAsia="en-US"/>
              </w:rPr>
              <w:t xml:space="preserve">’ tool. </w:t>
            </w:r>
          </w:p>
          <w:p w14:paraId="05B27593" w14:textId="77777777" w:rsidR="0071740E" w:rsidRPr="00B955FB" w:rsidRDefault="0071740E" w:rsidP="00B955FB">
            <w:pPr>
              <w:spacing w:after="120"/>
              <w:rPr>
                <w:rFonts w:asciiTheme="minorHAnsi" w:hAnsiTheme="minorHAnsi" w:cstheme="minorHAnsi"/>
                <w:sz w:val="18"/>
                <w:szCs w:val="18"/>
              </w:rPr>
            </w:pPr>
          </w:p>
        </w:tc>
      </w:tr>
      <w:tr w:rsidR="00C6399A" w:rsidRPr="00B955FB" w14:paraId="3C83E750" w14:textId="77777777" w:rsidTr="007106E2">
        <w:trPr>
          <w:cantSplit/>
          <w:trHeight w:val="1083"/>
        </w:trPr>
        <w:tc>
          <w:tcPr>
            <w:tcW w:w="1768" w:type="pct"/>
          </w:tcPr>
          <w:p w14:paraId="4CCB0315" w14:textId="4672933D" w:rsidR="00C6399A" w:rsidRPr="00B955FB" w:rsidRDefault="00943AA9" w:rsidP="00B955FB">
            <w:pPr>
              <w:spacing w:after="120"/>
              <w:rPr>
                <w:rFonts w:asciiTheme="minorHAnsi" w:hAnsiTheme="minorHAnsi" w:cstheme="minorHAnsi"/>
                <w:sz w:val="18"/>
                <w:szCs w:val="18"/>
              </w:rPr>
            </w:pPr>
            <w:hyperlink w:anchor="_Geodata_&gt;_Search" w:history="1">
              <w:r w:rsidR="004153E5" w:rsidRPr="00B955FB">
                <w:rPr>
                  <w:rStyle w:val="Hyperlink"/>
                  <w:rFonts w:asciiTheme="minorHAnsi" w:hAnsiTheme="minorHAnsi" w:cstheme="minorHAnsi"/>
                  <w:sz w:val="18"/>
                  <w:szCs w:val="18"/>
                </w:rPr>
                <w:t xml:space="preserve">Geodata &gt; </w:t>
              </w:r>
              <w:r w:rsidR="004153E5" w:rsidRPr="00B955FB">
                <w:rPr>
                  <w:rStyle w:val="Hyperlink"/>
                  <w:rFonts w:asciiTheme="minorHAnsi" w:hAnsiTheme="minorHAnsi" w:cstheme="minorHAnsi"/>
                  <w:sz w:val="18"/>
                  <w:szCs w:val="18"/>
                </w:rPr>
                <w:t>S</w:t>
              </w:r>
              <w:r w:rsidR="00C6399A" w:rsidRPr="00B955FB">
                <w:rPr>
                  <w:rStyle w:val="Hyperlink"/>
                  <w:rFonts w:asciiTheme="minorHAnsi" w:hAnsiTheme="minorHAnsi" w:cstheme="minorHAnsi"/>
                  <w:sz w:val="18"/>
                  <w:szCs w:val="18"/>
                </w:rPr>
                <w:t>earch</w:t>
              </w:r>
            </w:hyperlink>
          </w:p>
        </w:tc>
        <w:tc>
          <w:tcPr>
            <w:tcW w:w="3232" w:type="pct"/>
          </w:tcPr>
          <w:p w14:paraId="23422B4D" w14:textId="53C47F6A" w:rsidR="00C6399A" w:rsidRPr="00B955FB" w:rsidRDefault="0078062E" w:rsidP="00B955FB">
            <w:pPr>
              <w:autoSpaceDE w:val="0"/>
              <w:autoSpaceDN w:val="0"/>
              <w:adjustRightInd w:val="0"/>
              <w:spacing w:after="120"/>
              <w:rPr>
                <w:rFonts w:asciiTheme="minorHAnsi" w:hAnsiTheme="minorHAnsi" w:cstheme="minorHAnsi"/>
                <w:color w:val="000000"/>
                <w:sz w:val="18"/>
                <w:szCs w:val="18"/>
                <w:lang w:val="en-US" w:eastAsia="en-US"/>
              </w:rPr>
            </w:pPr>
            <w:r w:rsidRPr="00B955FB">
              <w:rPr>
                <w:rFonts w:asciiTheme="minorHAnsi" w:hAnsiTheme="minorHAnsi" w:cstheme="minorHAnsi"/>
                <w:color w:val="000000"/>
                <w:sz w:val="18"/>
                <w:szCs w:val="18"/>
                <w:lang w:val="en-US" w:eastAsia="en-US"/>
              </w:rPr>
              <w:t xml:space="preserve">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w:t>
            </w:r>
            <w:proofErr w:type="gramStart"/>
            <w:r w:rsidRPr="00B955FB">
              <w:rPr>
                <w:rFonts w:asciiTheme="minorHAnsi" w:hAnsiTheme="minorHAnsi" w:cstheme="minorHAnsi"/>
                <w:color w:val="000000"/>
                <w:sz w:val="18"/>
                <w:szCs w:val="18"/>
                <w:lang w:val="en-US" w:eastAsia="en-US"/>
              </w:rPr>
              <w:t>selected</w:t>
            </w:r>
            <w:proofErr w:type="gramEnd"/>
            <w:r w:rsidRPr="00B955FB">
              <w:rPr>
                <w:rFonts w:asciiTheme="minorHAnsi" w:hAnsiTheme="minorHAnsi" w:cstheme="minorHAnsi"/>
                <w:color w:val="000000"/>
                <w:sz w:val="18"/>
                <w:szCs w:val="18"/>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B955FB" w14:paraId="3F1511C3" w14:textId="77777777" w:rsidTr="007106E2">
        <w:trPr>
          <w:cantSplit/>
        </w:trPr>
        <w:tc>
          <w:tcPr>
            <w:tcW w:w="1768" w:type="pct"/>
          </w:tcPr>
          <w:p w14:paraId="2A29B1B1" w14:textId="03824599" w:rsidR="00C6399A" w:rsidRPr="00B955FB" w:rsidRDefault="00943AA9" w:rsidP="00B955FB">
            <w:pPr>
              <w:spacing w:after="120"/>
              <w:rPr>
                <w:rFonts w:asciiTheme="minorHAnsi" w:hAnsiTheme="minorHAnsi" w:cstheme="minorHAnsi"/>
                <w:sz w:val="18"/>
                <w:szCs w:val="18"/>
              </w:rPr>
            </w:pPr>
            <w:hyperlink w:anchor="_Geodata_&gt;_Select" w:history="1">
              <w:r w:rsidR="0078062E" w:rsidRPr="00B955FB">
                <w:rPr>
                  <w:rStyle w:val="Hyperlink"/>
                  <w:rFonts w:asciiTheme="minorHAnsi" w:hAnsiTheme="minorHAnsi" w:cstheme="minorHAnsi"/>
                  <w:sz w:val="18"/>
                  <w:szCs w:val="18"/>
                </w:rPr>
                <w:t xml:space="preserve">Geodata &gt; </w:t>
              </w:r>
              <w:r w:rsidR="00C6399A" w:rsidRPr="00B955FB">
                <w:rPr>
                  <w:rStyle w:val="Hyperlink"/>
                  <w:rFonts w:asciiTheme="minorHAnsi" w:hAnsiTheme="minorHAnsi" w:cstheme="minorHAnsi"/>
                  <w:sz w:val="18"/>
                  <w:szCs w:val="18"/>
                </w:rPr>
                <w:t>Select</w:t>
              </w:r>
            </w:hyperlink>
          </w:p>
        </w:tc>
        <w:tc>
          <w:tcPr>
            <w:tcW w:w="3232" w:type="pct"/>
          </w:tcPr>
          <w:p w14:paraId="1C929970" w14:textId="1395FFF0" w:rsidR="00C6399A" w:rsidRPr="00B955FB" w:rsidRDefault="0078062E" w:rsidP="00B955FB">
            <w:pPr>
              <w:spacing w:after="120"/>
              <w:rPr>
                <w:rFonts w:asciiTheme="minorHAnsi" w:hAnsiTheme="minorHAnsi" w:cstheme="minorHAnsi"/>
                <w:sz w:val="18"/>
                <w:szCs w:val="18"/>
              </w:rPr>
            </w:pPr>
            <w:r w:rsidRPr="00B955FB">
              <w:rPr>
                <w:rFonts w:asciiTheme="minorHAnsi" w:hAnsiTheme="minorHAnsi" w:cstheme="minorHAnsi"/>
                <w:sz w:val="18"/>
                <w:szCs w:val="18"/>
              </w:rPr>
              <w:t>This tool allows you to build a new geodata input table by browsing to and manually selecting individual geodata items to include in the table. The tool will not search sub-folders like the ‘</w:t>
            </w:r>
            <w:r w:rsidRPr="00B955FB">
              <w:rPr>
                <w:rFonts w:asciiTheme="minorHAnsi" w:hAnsiTheme="minorHAnsi" w:cstheme="minorHAnsi"/>
                <w:i/>
                <w:sz w:val="18"/>
                <w:szCs w:val="18"/>
              </w:rPr>
              <w:t xml:space="preserve">Geodata &gt; Search </w:t>
            </w:r>
            <w:r w:rsidRPr="00B955FB">
              <w:rPr>
                <w:rFonts w:asciiTheme="minorHAnsi" w:hAnsiTheme="minorHAnsi" w:cstheme="minorHAnsi"/>
                <w:sz w:val="18"/>
                <w:szCs w:val="18"/>
              </w:rPr>
              <w:t>tool does.</w:t>
            </w:r>
          </w:p>
        </w:tc>
      </w:tr>
      <w:tr w:rsidR="00C6399A" w:rsidRPr="00B955FB" w14:paraId="2CEF9A7B" w14:textId="77777777" w:rsidTr="007106E2">
        <w:trPr>
          <w:cantSplit/>
        </w:trPr>
        <w:tc>
          <w:tcPr>
            <w:tcW w:w="1768" w:type="pct"/>
          </w:tcPr>
          <w:p w14:paraId="7C885873" w14:textId="77777777" w:rsidR="009B72FC" w:rsidRPr="00B955FB" w:rsidRDefault="009B72FC" w:rsidP="00B955FB">
            <w:pPr>
              <w:spacing w:after="120"/>
              <w:rPr>
                <w:rFonts w:asciiTheme="minorHAnsi" w:hAnsiTheme="minorHAnsi" w:cstheme="minorHAnsi"/>
                <w:b/>
                <w:sz w:val="18"/>
                <w:szCs w:val="18"/>
              </w:rPr>
            </w:pPr>
          </w:p>
          <w:p w14:paraId="6E774919" w14:textId="1E76FE85" w:rsidR="00C6399A" w:rsidRPr="00B955FB" w:rsidRDefault="00C6399A" w:rsidP="00B955FB">
            <w:pPr>
              <w:spacing w:after="120"/>
              <w:rPr>
                <w:rFonts w:asciiTheme="minorHAnsi" w:hAnsiTheme="minorHAnsi" w:cstheme="minorHAnsi"/>
                <w:b/>
                <w:sz w:val="18"/>
                <w:szCs w:val="18"/>
              </w:rPr>
            </w:pPr>
            <w:r w:rsidRPr="00B955FB">
              <w:rPr>
                <w:rFonts w:asciiTheme="minorHAnsi" w:hAnsiTheme="minorHAnsi" w:cstheme="minorHAnsi"/>
                <w:b/>
                <w:sz w:val="18"/>
                <w:szCs w:val="18"/>
              </w:rPr>
              <w:t>Raste</w:t>
            </w:r>
            <w:r w:rsidR="0078062E" w:rsidRPr="00B955FB">
              <w:rPr>
                <w:rFonts w:asciiTheme="minorHAnsi" w:hAnsiTheme="minorHAnsi" w:cstheme="minorHAnsi"/>
                <w:b/>
                <w:sz w:val="18"/>
                <w:szCs w:val="18"/>
              </w:rPr>
              <w:t>r</w:t>
            </w:r>
            <w:r w:rsidR="007106E2" w:rsidRPr="00B955FB">
              <w:rPr>
                <w:rFonts w:asciiTheme="minorHAnsi" w:hAnsiTheme="minorHAnsi" w:cstheme="minorHAnsi"/>
                <w:b/>
                <w:sz w:val="18"/>
                <w:szCs w:val="18"/>
              </w:rPr>
              <w:t xml:space="preserve"> Tools</w:t>
            </w:r>
          </w:p>
        </w:tc>
        <w:tc>
          <w:tcPr>
            <w:tcW w:w="3232" w:type="pct"/>
          </w:tcPr>
          <w:p w14:paraId="713C2F4D" w14:textId="77777777" w:rsidR="00C6399A" w:rsidRPr="00B955FB" w:rsidRDefault="00C6399A" w:rsidP="00B955FB">
            <w:pPr>
              <w:spacing w:after="120"/>
              <w:rPr>
                <w:rFonts w:asciiTheme="minorHAnsi" w:hAnsiTheme="minorHAnsi" w:cstheme="minorHAnsi"/>
                <w:sz w:val="18"/>
                <w:szCs w:val="18"/>
              </w:rPr>
            </w:pPr>
          </w:p>
        </w:tc>
      </w:tr>
      <w:tr w:rsidR="0071740E" w:rsidRPr="00B955FB" w14:paraId="09D7FC65" w14:textId="77777777" w:rsidTr="004C0665">
        <w:trPr>
          <w:cantSplit/>
        </w:trPr>
        <w:tc>
          <w:tcPr>
            <w:tcW w:w="1768" w:type="pct"/>
            <w:shd w:val="clear" w:color="auto" w:fill="auto"/>
          </w:tcPr>
          <w:p w14:paraId="0770FCF3" w14:textId="3B7D2A66" w:rsidR="0071740E" w:rsidRPr="00B955FB" w:rsidRDefault="00943AA9" w:rsidP="00B955FB">
            <w:pPr>
              <w:spacing w:after="120"/>
              <w:rPr>
                <w:rFonts w:asciiTheme="minorHAnsi" w:hAnsiTheme="minorHAnsi" w:cstheme="minorHAnsi"/>
                <w:sz w:val="18"/>
                <w:szCs w:val="18"/>
              </w:rPr>
            </w:pPr>
            <w:hyperlink w:anchor="_Raster_&gt;_Aggregate" w:history="1">
              <w:r w:rsidR="0071740E" w:rsidRPr="00B955FB">
                <w:rPr>
                  <w:rFonts w:asciiTheme="minorHAnsi" w:hAnsiTheme="minorHAnsi" w:cstheme="minorHAnsi"/>
                  <w:sz w:val="18"/>
                  <w:szCs w:val="18"/>
                </w:rPr>
                <w:t xml:space="preserve"> </w:t>
              </w:r>
              <w:r w:rsidR="0071740E" w:rsidRPr="00B955FB">
                <w:rPr>
                  <w:rStyle w:val="Hyperlink"/>
                  <w:rFonts w:asciiTheme="minorHAnsi" w:hAnsiTheme="minorHAnsi" w:cstheme="minorHAnsi"/>
                  <w:sz w:val="18"/>
                  <w:szCs w:val="18"/>
                </w:rPr>
                <w:t>Raster &gt; Aggregate</w:t>
              </w:r>
            </w:hyperlink>
          </w:p>
        </w:tc>
        <w:tc>
          <w:tcPr>
            <w:tcW w:w="3232" w:type="pct"/>
            <w:shd w:val="clear" w:color="auto" w:fill="auto"/>
          </w:tcPr>
          <w:p w14:paraId="14A49AEC" w14:textId="4C5DEF2A" w:rsidR="0071740E" w:rsidRPr="00B955FB" w:rsidRDefault="00177155"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57" w:history="1">
              <w:r w:rsidRPr="00B955FB">
                <w:rPr>
                  <w:rStyle w:val="Hyperlink"/>
                  <w:rFonts w:asciiTheme="minorHAnsi" w:hAnsiTheme="minorHAnsi" w:cstheme="minorHAnsi"/>
                  <w:sz w:val="18"/>
                  <w:szCs w:val="18"/>
                </w:rPr>
                <w:t>ESRI Help for the ‘Aggregate (Spatial Analyst)’ tool (ArcGIS 10.4)</w:t>
              </w:r>
            </w:hyperlink>
            <w:r w:rsidRPr="00B955FB">
              <w:rPr>
                <w:rFonts w:asciiTheme="minorHAnsi" w:hAnsiTheme="minorHAnsi" w:cstheme="minorHAnsi"/>
                <w:sz w:val="18"/>
                <w:szCs w:val="18"/>
              </w:rPr>
              <w:t>.</w:t>
            </w:r>
          </w:p>
        </w:tc>
      </w:tr>
      <w:tr w:rsidR="0071740E" w:rsidRPr="00B955FB" w14:paraId="1734EA77" w14:textId="77777777" w:rsidTr="0067525C">
        <w:trPr>
          <w:cantSplit/>
        </w:trPr>
        <w:tc>
          <w:tcPr>
            <w:tcW w:w="1768" w:type="pct"/>
          </w:tcPr>
          <w:p w14:paraId="498D1934" w14:textId="16845E33" w:rsidR="0071740E" w:rsidRPr="00B955FB" w:rsidRDefault="00943AA9" w:rsidP="00B955FB">
            <w:pPr>
              <w:spacing w:after="120"/>
              <w:rPr>
                <w:rFonts w:asciiTheme="minorHAnsi" w:hAnsiTheme="minorHAnsi" w:cstheme="minorHAnsi"/>
                <w:sz w:val="18"/>
                <w:szCs w:val="18"/>
              </w:rPr>
            </w:pPr>
            <w:hyperlink w:anchor="_Raster_&gt;_Block" w:history="1">
              <w:r w:rsidR="0071740E" w:rsidRPr="00B955FB">
                <w:rPr>
                  <w:rFonts w:asciiTheme="minorHAnsi" w:hAnsiTheme="minorHAnsi" w:cstheme="minorHAnsi"/>
                  <w:sz w:val="18"/>
                  <w:szCs w:val="18"/>
                </w:rPr>
                <w:t xml:space="preserve"> </w:t>
              </w:r>
              <w:r w:rsidR="0071740E" w:rsidRPr="00B955FB">
                <w:rPr>
                  <w:rStyle w:val="Hyperlink"/>
                  <w:rFonts w:asciiTheme="minorHAnsi" w:hAnsiTheme="minorHAnsi" w:cstheme="minorHAnsi"/>
                  <w:sz w:val="18"/>
                  <w:szCs w:val="18"/>
                </w:rPr>
                <w:t>Raster &gt; Block Statistics</w:t>
              </w:r>
            </w:hyperlink>
          </w:p>
        </w:tc>
        <w:tc>
          <w:tcPr>
            <w:tcW w:w="3232" w:type="pct"/>
          </w:tcPr>
          <w:p w14:paraId="450CCD83" w14:textId="2EABBDE5"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B955FB">
              <w:rPr>
                <w:rFonts w:asciiTheme="minorHAnsi" w:hAnsiTheme="minorHAnsi" w:cstheme="minorHAnsi"/>
                <w:sz w:val="18"/>
                <w:szCs w:val="18"/>
              </w:rPr>
              <w:fldChar w:fldCharType="begin"/>
            </w:r>
            <w:r w:rsidRPr="00B955FB">
              <w:rPr>
                <w:rFonts w:asciiTheme="minorHAnsi" w:hAnsiTheme="minorHAnsi" w:cstheme="minorHAnsi"/>
                <w:sz w:val="18"/>
                <w:szCs w:val="18"/>
              </w:rPr>
              <w:instrText xml:space="preserve"> REF _Ref429479856 \h  \* MERGEFORMAT </w:instrText>
            </w:r>
            <w:r w:rsidRPr="00B955FB">
              <w:rPr>
                <w:rFonts w:asciiTheme="minorHAnsi" w:hAnsiTheme="minorHAnsi" w:cstheme="minorHAnsi"/>
                <w:sz w:val="18"/>
                <w:szCs w:val="18"/>
              </w:rPr>
            </w:r>
            <w:r w:rsidRPr="00B955FB">
              <w:rPr>
                <w:rFonts w:asciiTheme="minorHAnsi" w:hAnsiTheme="minorHAnsi" w:cstheme="minorHAnsi"/>
                <w:sz w:val="18"/>
                <w:szCs w:val="18"/>
              </w:rPr>
              <w:fldChar w:fldCharType="separate"/>
            </w:r>
            <w:r w:rsidR="001D0228" w:rsidRPr="001D0228">
              <w:rPr>
                <w:rFonts w:asciiTheme="minorHAnsi" w:hAnsiTheme="minorHAnsi" w:cstheme="minorHAnsi"/>
                <w:sz w:val="18"/>
                <w:szCs w:val="18"/>
              </w:rPr>
              <w:t xml:space="preserve">Figure </w:t>
            </w:r>
            <w:r w:rsidR="001D0228" w:rsidRPr="001D0228">
              <w:rPr>
                <w:rFonts w:asciiTheme="minorHAnsi" w:hAnsiTheme="minorHAnsi" w:cstheme="minorHAnsi"/>
                <w:noProof/>
                <w:sz w:val="18"/>
                <w:szCs w:val="18"/>
              </w:rPr>
              <w:t>12</w:t>
            </w:r>
            <w:r w:rsidRPr="00B955FB">
              <w:rPr>
                <w:rFonts w:asciiTheme="minorHAnsi" w:hAnsiTheme="minorHAnsi" w:cstheme="minorHAnsi"/>
                <w:sz w:val="18"/>
                <w:szCs w:val="18"/>
              </w:rPr>
              <w:fldChar w:fldCharType="end"/>
            </w:r>
            <w:r w:rsidRPr="00B955F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58" w:history="1">
              <w:r w:rsidRPr="00B955FB">
                <w:rPr>
                  <w:rStyle w:val="Hyperlink"/>
                  <w:rFonts w:asciiTheme="minorHAnsi" w:hAnsiTheme="minorHAnsi" w:cstheme="minorHAnsi"/>
                  <w:sz w:val="18"/>
                  <w:szCs w:val="18"/>
                </w:rPr>
                <w:t>ESRI Help for the ‘Block Statistics (Spatial Analyst)’ tool.</w:t>
              </w:r>
            </w:hyperlink>
            <w:r w:rsidR="0071740E" w:rsidRPr="00B955FB">
              <w:rPr>
                <w:rFonts w:asciiTheme="minorHAnsi" w:hAnsiTheme="minorHAnsi" w:cstheme="minorHAnsi"/>
                <w:sz w:val="18"/>
                <w:szCs w:val="18"/>
              </w:rPr>
              <w:t>.</w:t>
            </w:r>
          </w:p>
        </w:tc>
      </w:tr>
      <w:tr w:rsidR="0071740E" w:rsidRPr="00B955FB" w14:paraId="29F67272" w14:textId="77777777" w:rsidTr="0067525C">
        <w:trPr>
          <w:cantSplit/>
        </w:trPr>
        <w:tc>
          <w:tcPr>
            <w:tcW w:w="1768" w:type="pct"/>
          </w:tcPr>
          <w:p w14:paraId="04183A6E" w14:textId="2E1ABB2D" w:rsidR="0071740E" w:rsidRPr="00B955FB" w:rsidRDefault="00943AA9" w:rsidP="00B955FB">
            <w:pPr>
              <w:spacing w:after="120"/>
              <w:rPr>
                <w:rFonts w:asciiTheme="minorHAnsi" w:hAnsiTheme="minorHAnsi" w:cstheme="minorHAnsi"/>
                <w:sz w:val="18"/>
                <w:szCs w:val="18"/>
              </w:rPr>
            </w:pPr>
            <w:hyperlink w:anchor="_Raster_&gt;_Build" w:history="1">
              <w:r w:rsidR="0071740E" w:rsidRPr="00B955FB">
                <w:rPr>
                  <w:rStyle w:val="Hyperlink"/>
                  <w:rFonts w:asciiTheme="minorHAnsi" w:hAnsiTheme="minorHAnsi" w:cstheme="minorHAnsi"/>
                  <w:sz w:val="18"/>
                  <w:szCs w:val="18"/>
                </w:rPr>
                <w:t>Raster &gt; Build Attribute Table</w:t>
              </w:r>
            </w:hyperlink>
          </w:p>
        </w:tc>
        <w:tc>
          <w:tcPr>
            <w:tcW w:w="3232" w:type="pct"/>
          </w:tcPr>
          <w:p w14:paraId="30864449" w14:textId="3A86DE14"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59" w:history="1">
              <w:r w:rsidRPr="00B955FB">
                <w:rPr>
                  <w:rStyle w:val="Hyperlink"/>
                  <w:rFonts w:asciiTheme="minorHAnsi" w:hAnsiTheme="minorHAnsi" w:cstheme="minorHAnsi"/>
                  <w:sz w:val="18"/>
                  <w:szCs w:val="18"/>
                </w:rPr>
                <w:t>ESRI Help for the ‘Build Raster Attribute Table’ Tool in the Data Management Toolbox (ArcGIS 10.4)</w:t>
              </w:r>
            </w:hyperlink>
            <w:r w:rsidRPr="00B955FB">
              <w:rPr>
                <w:rFonts w:asciiTheme="minorHAnsi" w:hAnsiTheme="minorHAnsi" w:cstheme="minorHAnsi"/>
                <w:sz w:val="18"/>
                <w:szCs w:val="18"/>
              </w:rPr>
              <w:t>.</w:t>
            </w:r>
          </w:p>
        </w:tc>
      </w:tr>
      <w:tr w:rsidR="00C6399A" w:rsidRPr="00B955FB" w14:paraId="4362CF64" w14:textId="77777777" w:rsidTr="007106E2">
        <w:trPr>
          <w:cantSplit/>
        </w:trPr>
        <w:tc>
          <w:tcPr>
            <w:tcW w:w="1768" w:type="pct"/>
          </w:tcPr>
          <w:p w14:paraId="41048219" w14:textId="49941BF0" w:rsidR="00C6399A" w:rsidRPr="00B955FB" w:rsidRDefault="00943AA9" w:rsidP="00B955FB">
            <w:pPr>
              <w:spacing w:after="120"/>
              <w:rPr>
                <w:rFonts w:asciiTheme="minorHAnsi" w:hAnsiTheme="minorHAnsi" w:cstheme="minorHAnsi"/>
                <w:sz w:val="18"/>
                <w:szCs w:val="18"/>
              </w:rPr>
            </w:pPr>
            <w:hyperlink w:anchor="_Raster_&gt;_Calculate" w:history="1">
              <w:r w:rsidR="007106E2" w:rsidRPr="00B955FB">
                <w:rPr>
                  <w:rStyle w:val="Hyperlink"/>
                  <w:rFonts w:asciiTheme="minorHAnsi" w:hAnsiTheme="minorHAnsi" w:cstheme="minorHAnsi"/>
                  <w:sz w:val="18"/>
                  <w:szCs w:val="18"/>
                </w:rPr>
                <w:t>Raster &gt;</w:t>
              </w:r>
              <w:r w:rsidR="00C6399A" w:rsidRPr="00B955FB">
                <w:rPr>
                  <w:rStyle w:val="Hyperlink"/>
                  <w:rFonts w:asciiTheme="minorHAnsi" w:hAnsiTheme="minorHAnsi" w:cstheme="minorHAnsi"/>
                  <w:sz w:val="18"/>
                  <w:szCs w:val="18"/>
                </w:rPr>
                <w:t xml:space="preserve"> Calculate Statistics</w:t>
              </w:r>
            </w:hyperlink>
          </w:p>
        </w:tc>
        <w:tc>
          <w:tcPr>
            <w:tcW w:w="3232" w:type="pct"/>
          </w:tcPr>
          <w:p w14:paraId="64FFC62E" w14:textId="0F8F8BE8" w:rsidR="00C6399A"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calculates statistics for raster geodata which allows ArcMap to properly stretch and symbolize raster geodata for display. The tool uses the standard ArcGIS ‘Calculate Statistics (Raster)’ tool. For more detailed help see </w:t>
            </w:r>
            <w:hyperlink r:id="rId60" w:history="1">
              <w:r w:rsidRPr="00B955FB">
                <w:rPr>
                  <w:rStyle w:val="Hyperlink"/>
                  <w:rFonts w:asciiTheme="minorHAnsi" w:hAnsiTheme="minorHAnsi" w:cstheme="minorHAnsi"/>
                  <w:sz w:val="18"/>
                  <w:szCs w:val="18"/>
                </w:rPr>
                <w:t>ESRI Help for the ‘Calculate Statistics’ in the Raster Toolbox (ArcGIS 10.4)</w:t>
              </w:r>
            </w:hyperlink>
            <w:r w:rsidRPr="00B955FB">
              <w:rPr>
                <w:rFonts w:asciiTheme="minorHAnsi" w:hAnsiTheme="minorHAnsi" w:cstheme="minorHAnsi"/>
                <w:sz w:val="18"/>
                <w:szCs w:val="18"/>
              </w:rPr>
              <w:t>.</w:t>
            </w:r>
          </w:p>
        </w:tc>
      </w:tr>
      <w:tr w:rsidR="0071740E" w:rsidRPr="00B955FB" w14:paraId="16116714" w14:textId="77777777" w:rsidTr="0067525C">
        <w:trPr>
          <w:cantSplit/>
        </w:trPr>
        <w:tc>
          <w:tcPr>
            <w:tcW w:w="1768" w:type="pct"/>
          </w:tcPr>
          <w:p w14:paraId="0B0877E2" w14:textId="71EB1C70" w:rsidR="0071740E" w:rsidRPr="00B955FB" w:rsidRDefault="00943AA9" w:rsidP="00B955FB">
            <w:pPr>
              <w:spacing w:after="120"/>
              <w:rPr>
                <w:rFonts w:asciiTheme="minorHAnsi" w:hAnsiTheme="minorHAnsi" w:cstheme="minorHAnsi"/>
                <w:sz w:val="18"/>
                <w:szCs w:val="18"/>
              </w:rPr>
            </w:pPr>
            <w:hyperlink w:anchor="_Raster_&gt;_Clip" w:history="1">
              <w:r w:rsidR="0071740E" w:rsidRPr="00B955FB">
                <w:rPr>
                  <w:rStyle w:val="Hyperlink"/>
                  <w:rFonts w:asciiTheme="minorHAnsi" w:hAnsiTheme="minorHAnsi" w:cstheme="minorHAnsi"/>
                  <w:sz w:val="18"/>
                  <w:szCs w:val="18"/>
                </w:rPr>
                <w:t>Raster &gt; Clip</w:t>
              </w:r>
            </w:hyperlink>
          </w:p>
        </w:tc>
        <w:tc>
          <w:tcPr>
            <w:tcW w:w="3232" w:type="pct"/>
          </w:tcPr>
          <w:p w14:paraId="5EEBC5D5" w14:textId="421B09AB" w:rsidR="0071740E" w:rsidRPr="00B955FB" w:rsidRDefault="001C6580" w:rsidP="00B955FB">
            <w:pPr>
              <w:spacing w:after="120"/>
              <w:rPr>
                <w:rFonts w:asciiTheme="minorHAnsi" w:hAnsiTheme="minorHAnsi" w:cstheme="minorHAnsi"/>
                <w:color w:val="0000FF" w:themeColor="hyperlink"/>
                <w:sz w:val="18"/>
                <w:szCs w:val="18"/>
                <w:u w:val="single"/>
              </w:rPr>
            </w:pPr>
            <w:r w:rsidRPr="00B955FB">
              <w:rPr>
                <w:rFonts w:asciiTheme="minorHAnsi" w:hAnsiTheme="minorHAnsi" w:cstheme="minorHAnsi"/>
                <w:sz w:val="18"/>
                <w:szCs w:val="18"/>
              </w:rPr>
              <w:t xml:space="preserve">This tool clips out a subset of a larger raster geodata based on either a bounding extent or a polygon feature. The tool uses the standard ArcGIS ‘Clip (Raster)’ tool. For more detailed help see </w:t>
            </w:r>
            <w:hyperlink r:id="rId61" w:history="1">
              <w:r w:rsidRPr="00B955FB">
                <w:rPr>
                  <w:rStyle w:val="Hyperlink"/>
                  <w:rFonts w:asciiTheme="minorHAnsi" w:hAnsiTheme="minorHAnsi" w:cstheme="minorHAnsi"/>
                  <w:sz w:val="18"/>
                  <w:szCs w:val="18"/>
                </w:rPr>
                <w:t>ESRI Help for the ‘Clip (Raster)’ tool (10.4)</w:t>
              </w:r>
            </w:hyperlink>
            <w:r w:rsidRPr="00B955FB">
              <w:rPr>
                <w:rStyle w:val="Hyperlink"/>
                <w:rFonts w:asciiTheme="minorHAnsi" w:hAnsiTheme="minorHAnsi" w:cstheme="minorHAnsi"/>
                <w:sz w:val="18"/>
                <w:szCs w:val="18"/>
              </w:rPr>
              <w:t>.</w:t>
            </w:r>
          </w:p>
        </w:tc>
      </w:tr>
      <w:tr w:rsidR="0071740E" w:rsidRPr="00B955FB" w14:paraId="6D16D029" w14:textId="77777777" w:rsidTr="0067525C">
        <w:trPr>
          <w:cantSplit/>
        </w:trPr>
        <w:tc>
          <w:tcPr>
            <w:tcW w:w="1768" w:type="pct"/>
          </w:tcPr>
          <w:p w14:paraId="73349C97" w14:textId="4D6F13E1" w:rsidR="0071740E" w:rsidRPr="00B955FB" w:rsidRDefault="00943AA9" w:rsidP="00B955FB">
            <w:pPr>
              <w:spacing w:after="120"/>
              <w:rPr>
                <w:rFonts w:asciiTheme="minorHAnsi" w:hAnsiTheme="minorHAnsi" w:cstheme="minorHAnsi"/>
                <w:sz w:val="18"/>
                <w:szCs w:val="18"/>
              </w:rPr>
            </w:pPr>
            <w:hyperlink w:anchor="_Raster_&gt;_Copy" w:history="1">
              <w:r w:rsidR="0071740E" w:rsidRPr="00B955FB">
                <w:rPr>
                  <w:rStyle w:val="Hyperlink"/>
                  <w:rFonts w:asciiTheme="minorHAnsi" w:hAnsiTheme="minorHAnsi" w:cstheme="minorHAnsi"/>
                  <w:sz w:val="18"/>
                  <w:szCs w:val="18"/>
                </w:rPr>
                <w:t>Raster &gt; Copy</w:t>
              </w:r>
            </w:hyperlink>
          </w:p>
        </w:tc>
        <w:tc>
          <w:tcPr>
            <w:tcW w:w="3232" w:type="pct"/>
          </w:tcPr>
          <w:p w14:paraId="4468371B" w14:textId="2DF180CC"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copies raster geodata to a new location.  It also allows you to change some of the format/attributes of the raster geodata when copying. For more detailed help see </w:t>
            </w:r>
            <w:hyperlink r:id="rId62" w:history="1">
              <w:r w:rsidRPr="00B955FB">
                <w:rPr>
                  <w:rStyle w:val="Hyperlink"/>
                  <w:rFonts w:asciiTheme="minorHAnsi" w:hAnsiTheme="minorHAnsi" w:cstheme="minorHAnsi"/>
                  <w:sz w:val="18"/>
                  <w:szCs w:val="18"/>
                </w:rPr>
                <w:t>ESRI Help for the ‘Copy Raster (Data Management)’ tool</w:t>
              </w:r>
            </w:hyperlink>
            <w:r w:rsidRPr="00B955FB">
              <w:rPr>
                <w:rFonts w:asciiTheme="minorHAnsi" w:hAnsiTheme="minorHAnsi" w:cstheme="minorHAnsi"/>
                <w:sz w:val="18"/>
                <w:szCs w:val="18"/>
              </w:rPr>
              <w:t>.</w:t>
            </w:r>
          </w:p>
        </w:tc>
      </w:tr>
      <w:tr w:rsidR="0071740E" w:rsidRPr="00B955FB" w14:paraId="0BD018DF" w14:textId="77777777" w:rsidTr="007106E2">
        <w:trPr>
          <w:cantSplit/>
        </w:trPr>
        <w:tc>
          <w:tcPr>
            <w:tcW w:w="1768" w:type="pct"/>
          </w:tcPr>
          <w:p w14:paraId="06783EFA" w14:textId="442975A5" w:rsidR="0071740E" w:rsidRPr="00B955FB" w:rsidRDefault="00943AA9" w:rsidP="00B955FB">
            <w:pPr>
              <w:spacing w:after="120"/>
              <w:rPr>
                <w:rFonts w:asciiTheme="minorHAnsi" w:hAnsiTheme="minorHAnsi" w:cstheme="minorHAnsi"/>
                <w:sz w:val="18"/>
                <w:szCs w:val="18"/>
              </w:rPr>
            </w:pPr>
            <w:hyperlink w:anchor="_Raster_&gt;_Lookup" w:history="1">
              <w:r w:rsidR="0071740E" w:rsidRPr="00B955FB">
                <w:rPr>
                  <w:rStyle w:val="Hyperlink"/>
                  <w:rFonts w:asciiTheme="minorHAnsi" w:hAnsiTheme="minorHAnsi" w:cstheme="minorHAnsi"/>
                  <w:sz w:val="18"/>
                  <w:szCs w:val="18"/>
                </w:rPr>
                <w:t>Raster &gt; Lookup by T</w:t>
              </w:r>
              <w:r w:rsidR="0071740E" w:rsidRPr="00B955FB">
                <w:rPr>
                  <w:rStyle w:val="Hyperlink"/>
                  <w:rFonts w:asciiTheme="minorHAnsi" w:hAnsiTheme="minorHAnsi" w:cstheme="minorHAnsi"/>
                  <w:sz w:val="18"/>
                  <w:szCs w:val="18"/>
                </w:rPr>
                <w:t>a</w:t>
              </w:r>
              <w:r w:rsidR="0071740E" w:rsidRPr="00B955FB">
                <w:rPr>
                  <w:rStyle w:val="Hyperlink"/>
                  <w:rFonts w:asciiTheme="minorHAnsi" w:hAnsiTheme="minorHAnsi" w:cstheme="minorHAnsi"/>
                  <w:sz w:val="18"/>
                  <w:szCs w:val="18"/>
                </w:rPr>
                <w:t>ble</w:t>
              </w:r>
            </w:hyperlink>
          </w:p>
        </w:tc>
        <w:tc>
          <w:tcPr>
            <w:tcW w:w="3232" w:type="pct"/>
          </w:tcPr>
          <w:p w14:paraId="4E14B77D" w14:textId="21EEE137" w:rsidR="0071740E" w:rsidRPr="00B955FB" w:rsidRDefault="001C6580" w:rsidP="00B955FB">
            <w:pPr>
              <w:spacing w:after="120"/>
              <w:rPr>
                <w:rFonts w:asciiTheme="minorHAnsi" w:hAnsiTheme="minorHAnsi" w:cstheme="minorHAnsi"/>
                <w:color w:val="0000FF" w:themeColor="hyperlink"/>
                <w:sz w:val="18"/>
                <w:szCs w:val="18"/>
                <w:u w:val="single"/>
              </w:rPr>
            </w:pPr>
            <w:r w:rsidRPr="00B955FB">
              <w:rPr>
                <w:rFonts w:asciiTheme="minorHAnsi" w:hAnsiTheme="minorHAnsi" w:cstheme="minorHAnsi"/>
                <w:sz w:val="18"/>
                <w:szCs w:val="18"/>
              </w:rPr>
              <w:t xml:space="preserve">Creates multiple rasters by looking up values found in another field in the table of the input raster. For more detailed help see </w:t>
            </w:r>
            <w:hyperlink r:id="rId63" w:history="1">
              <w:r w:rsidRPr="00B955FB">
                <w:rPr>
                  <w:rStyle w:val="Hyperlink"/>
                  <w:rFonts w:asciiTheme="minorHAnsi" w:hAnsiTheme="minorHAnsi" w:cstheme="minorHAnsi"/>
                  <w:sz w:val="18"/>
                  <w:szCs w:val="18"/>
                </w:rPr>
                <w:t>ESRI Help for the ‘Lookup (Raster)’ tool (10.4)</w:t>
              </w:r>
            </w:hyperlink>
            <w:r w:rsidRPr="00B955FB">
              <w:rPr>
                <w:rStyle w:val="Hyperlink"/>
                <w:rFonts w:asciiTheme="minorHAnsi" w:hAnsiTheme="minorHAnsi" w:cstheme="minorHAnsi"/>
                <w:sz w:val="18"/>
                <w:szCs w:val="18"/>
              </w:rPr>
              <w:t>.</w:t>
            </w:r>
          </w:p>
        </w:tc>
      </w:tr>
      <w:tr w:rsidR="00CE69A7" w:rsidRPr="00B955FB" w14:paraId="6848703E" w14:textId="77777777" w:rsidTr="0067525C">
        <w:trPr>
          <w:cantSplit/>
        </w:trPr>
        <w:tc>
          <w:tcPr>
            <w:tcW w:w="1768" w:type="pct"/>
          </w:tcPr>
          <w:p w14:paraId="03C17301" w14:textId="50D576D5" w:rsidR="00CE69A7" w:rsidRPr="00B955FB" w:rsidRDefault="00943AA9" w:rsidP="00B955FB">
            <w:pPr>
              <w:spacing w:after="120"/>
              <w:rPr>
                <w:rFonts w:asciiTheme="minorHAnsi" w:hAnsiTheme="minorHAnsi" w:cstheme="minorHAnsi"/>
                <w:sz w:val="18"/>
                <w:szCs w:val="18"/>
              </w:rPr>
            </w:pPr>
            <w:hyperlink w:anchor="_Raster_&gt;_Reclass" w:history="1">
              <w:r w:rsidR="00CE69A7" w:rsidRPr="00B955FB">
                <w:rPr>
                  <w:rStyle w:val="Hyperlink"/>
                  <w:rFonts w:asciiTheme="minorHAnsi" w:hAnsiTheme="minorHAnsi" w:cstheme="minorHAnsi"/>
                  <w:sz w:val="18"/>
                  <w:szCs w:val="18"/>
                </w:rPr>
                <w:t>Raster &gt; Reclass by Table</w:t>
              </w:r>
            </w:hyperlink>
          </w:p>
        </w:tc>
        <w:tc>
          <w:tcPr>
            <w:tcW w:w="3232" w:type="pct"/>
          </w:tcPr>
          <w:p w14:paraId="2F659D18" w14:textId="16F1EC29" w:rsidR="00CE69A7"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Reclassifies (or changes) the values of the input cells of a raster using a remap </w:t>
            </w:r>
            <w:proofErr w:type="spellStart"/>
            <w:r w:rsidRPr="00B955FB">
              <w:rPr>
                <w:rFonts w:asciiTheme="minorHAnsi" w:hAnsiTheme="minorHAnsi" w:cstheme="minorHAnsi"/>
                <w:sz w:val="18"/>
                <w:szCs w:val="18"/>
              </w:rPr>
              <w:t>table.The</w:t>
            </w:r>
            <w:proofErr w:type="spellEnd"/>
            <w:r w:rsidRPr="00B955FB">
              <w:rPr>
                <w:rFonts w:asciiTheme="minorHAnsi" w:hAnsiTheme="minorHAnsi" w:cstheme="minorHAnsi"/>
                <w:sz w:val="18"/>
                <w:szCs w:val="18"/>
              </w:rPr>
              <w:t xml:space="preserve"> tool uses the standard ArcGIS ‘Reclass by Table (Spatial Analyst)’ tool. For more detailed help see </w:t>
            </w:r>
            <w:hyperlink r:id="rId64" w:history="1">
              <w:r w:rsidRPr="00B955FB">
                <w:rPr>
                  <w:rStyle w:val="Hyperlink"/>
                  <w:rFonts w:asciiTheme="minorHAnsi" w:hAnsiTheme="minorHAnsi" w:cstheme="minorHAnsi"/>
                  <w:sz w:val="18"/>
                  <w:szCs w:val="18"/>
                </w:rPr>
                <w:t>ESRI Help for the ‘Reclass by Table (Spatial Analyst)’ tool (ArcGIS 10.4)</w:t>
              </w:r>
            </w:hyperlink>
            <w:r w:rsidRPr="00B955FB">
              <w:rPr>
                <w:rFonts w:asciiTheme="minorHAnsi" w:hAnsiTheme="minorHAnsi" w:cstheme="minorHAnsi"/>
                <w:sz w:val="18"/>
                <w:szCs w:val="18"/>
              </w:rPr>
              <w:t>.</w:t>
            </w:r>
          </w:p>
        </w:tc>
      </w:tr>
      <w:tr w:rsidR="00CE69A7" w:rsidRPr="00B955FB" w14:paraId="67A6F6CB" w14:textId="77777777" w:rsidTr="0067525C">
        <w:trPr>
          <w:cantSplit/>
        </w:trPr>
        <w:tc>
          <w:tcPr>
            <w:tcW w:w="1768" w:type="pct"/>
          </w:tcPr>
          <w:p w14:paraId="1EEE2432" w14:textId="6B53B1E2" w:rsidR="00CE69A7" w:rsidRPr="00B955FB" w:rsidRDefault="00943AA9" w:rsidP="00B955FB">
            <w:pPr>
              <w:spacing w:after="120"/>
              <w:rPr>
                <w:rFonts w:asciiTheme="minorHAnsi" w:hAnsiTheme="minorHAnsi" w:cstheme="minorHAnsi"/>
                <w:sz w:val="18"/>
                <w:szCs w:val="18"/>
              </w:rPr>
            </w:pPr>
            <w:hyperlink w:anchor="_Raster_&gt;_Reproject" w:history="1">
              <w:r w:rsidR="00CE69A7" w:rsidRPr="00B955FB">
                <w:rPr>
                  <w:rStyle w:val="Hyperlink"/>
                  <w:rFonts w:asciiTheme="minorHAnsi" w:hAnsiTheme="minorHAnsi" w:cstheme="minorHAnsi"/>
                  <w:sz w:val="18"/>
                  <w:szCs w:val="18"/>
                </w:rPr>
                <w:t>Raster &gt; Reproject</w:t>
              </w:r>
            </w:hyperlink>
          </w:p>
        </w:tc>
        <w:tc>
          <w:tcPr>
            <w:tcW w:w="3232" w:type="pct"/>
          </w:tcPr>
          <w:p w14:paraId="30EF4E98" w14:textId="342364EC" w:rsidR="00CE69A7"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transforms raster geodata from one projection to another. The tool uses the standard ArcGIS ‘Project Rasters (Data Management)’ tool. For more detailed help see </w:t>
            </w:r>
            <w:hyperlink r:id="rId65" w:history="1">
              <w:r w:rsidRPr="00B955FB">
                <w:rPr>
                  <w:rStyle w:val="Hyperlink"/>
                  <w:rFonts w:asciiTheme="minorHAnsi" w:hAnsiTheme="minorHAnsi" w:cstheme="minorHAnsi"/>
                  <w:sz w:val="18"/>
                  <w:szCs w:val="18"/>
                </w:rPr>
                <w:t>ESRI Help for the ‘Project Rasters (Data Management)’ tool.</w:t>
              </w:r>
            </w:hyperlink>
          </w:p>
        </w:tc>
      </w:tr>
      <w:tr w:rsidR="0071740E" w:rsidRPr="00B955FB" w14:paraId="25CBB956" w14:textId="77777777" w:rsidTr="007106E2">
        <w:trPr>
          <w:cantSplit/>
        </w:trPr>
        <w:tc>
          <w:tcPr>
            <w:tcW w:w="1768" w:type="pct"/>
          </w:tcPr>
          <w:p w14:paraId="076F4FEF" w14:textId="6372CB6C" w:rsidR="0071740E" w:rsidRPr="00B955FB" w:rsidRDefault="00943AA9" w:rsidP="00B955FB">
            <w:pPr>
              <w:spacing w:after="120"/>
              <w:rPr>
                <w:rFonts w:asciiTheme="minorHAnsi" w:hAnsiTheme="minorHAnsi" w:cstheme="minorHAnsi"/>
                <w:sz w:val="18"/>
                <w:szCs w:val="18"/>
              </w:rPr>
            </w:pPr>
            <w:hyperlink w:anchor="_Raster_&gt;_Resample"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Resample</w:t>
              </w:r>
            </w:hyperlink>
          </w:p>
        </w:tc>
        <w:tc>
          <w:tcPr>
            <w:tcW w:w="3232" w:type="pct"/>
          </w:tcPr>
          <w:p w14:paraId="545A4311" w14:textId="541F5D20"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alters the raster geodata by changing the cell size and resampling method. The tool uses the standard ArcGIS Resample (Data Management) tool. For more detailed help see </w:t>
            </w:r>
            <w:hyperlink r:id="rId66" w:history="1">
              <w:r w:rsidRPr="00B955FB">
                <w:rPr>
                  <w:rStyle w:val="Hyperlink"/>
                  <w:rFonts w:asciiTheme="minorHAnsi" w:hAnsiTheme="minorHAnsi" w:cstheme="minorHAnsi"/>
                  <w:sz w:val="18"/>
                  <w:szCs w:val="18"/>
                </w:rPr>
                <w:t>ESRI Help for the ‘Resample (Data Management)’ tool (ArcGIS 10.4).</w:t>
              </w:r>
            </w:hyperlink>
          </w:p>
        </w:tc>
      </w:tr>
      <w:tr w:rsidR="0071740E" w:rsidRPr="00B955FB" w14:paraId="26526C79" w14:textId="77777777" w:rsidTr="007106E2">
        <w:trPr>
          <w:cantSplit/>
        </w:trPr>
        <w:tc>
          <w:tcPr>
            <w:tcW w:w="1768" w:type="pct"/>
          </w:tcPr>
          <w:p w14:paraId="337113D4" w14:textId="6622EBB6" w:rsidR="0071740E" w:rsidRPr="00B955FB" w:rsidRDefault="00943AA9" w:rsidP="00B955FB">
            <w:pPr>
              <w:spacing w:after="120"/>
              <w:rPr>
                <w:rFonts w:asciiTheme="minorHAnsi" w:hAnsiTheme="minorHAnsi" w:cstheme="minorHAnsi"/>
                <w:sz w:val="18"/>
                <w:szCs w:val="18"/>
              </w:rPr>
            </w:pPr>
            <w:hyperlink w:anchor="_Raster_&gt;_Set"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Set </w:t>
              </w:r>
              <w:r w:rsidR="0071740E" w:rsidRPr="00B955FB">
                <w:rPr>
                  <w:rStyle w:val="Hyperlink"/>
                  <w:rFonts w:asciiTheme="minorHAnsi" w:hAnsiTheme="minorHAnsi" w:cstheme="minorHAnsi"/>
                  <w:sz w:val="18"/>
                  <w:szCs w:val="18"/>
                </w:rPr>
                <w:t>NoData Value</w:t>
              </w:r>
            </w:hyperlink>
          </w:p>
        </w:tc>
        <w:tc>
          <w:tcPr>
            <w:tcW w:w="3232" w:type="pct"/>
          </w:tcPr>
          <w:p w14:paraId="14128A5A" w14:textId="675F3924" w:rsidR="0071740E"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67" w:history="1">
              <w:r w:rsidRPr="00B955FB">
                <w:rPr>
                  <w:rStyle w:val="Hyperlink"/>
                  <w:rFonts w:asciiTheme="minorHAnsi" w:hAnsiTheme="minorHAnsi" w:cstheme="minorHAnsi"/>
                  <w:sz w:val="18"/>
                  <w:szCs w:val="18"/>
                </w:rPr>
                <w:t>ESRI Help for the ‘Change NoData cells to a value’.</w:t>
              </w:r>
            </w:hyperlink>
          </w:p>
        </w:tc>
      </w:tr>
      <w:tr w:rsidR="00CE69A7" w:rsidRPr="00B955FB" w14:paraId="02130D77" w14:textId="77777777" w:rsidTr="0067525C">
        <w:trPr>
          <w:cantSplit/>
        </w:trPr>
        <w:tc>
          <w:tcPr>
            <w:tcW w:w="1768" w:type="pct"/>
          </w:tcPr>
          <w:p w14:paraId="08423BA9" w14:textId="1B023B5D" w:rsidR="00CE69A7" w:rsidRPr="00B955FB" w:rsidRDefault="00943AA9" w:rsidP="00B955FB">
            <w:pPr>
              <w:spacing w:after="120"/>
              <w:rPr>
                <w:rFonts w:asciiTheme="minorHAnsi" w:hAnsiTheme="minorHAnsi" w:cstheme="minorHAnsi"/>
                <w:sz w:val="18"/>
                <w:szCs w:val="18"/>
              </w:rPr>
            </w:pPr>
            <w:hyperlink w:anchor="_Raster_&gt;_Set_1" w:history="1">
              <w:r w:rsidR="00CE69A7" w:rsidRPr="00B955FB">
                <w:rPr>
                  <w:rStyle w:val="Hyperlink"/>
                  <w:rFonts w:asciiTheme="minorHAnsi" w:hAnsiTheme="minorHAnsi" w:cstheme="minorHAnsi"/>
                  <w:sz w:val="18"/>
                  <w:szCs w:val="18"/>
                </w:rPr>
                <w:t>Raster &gt; Set Value to Null</w:t>
              </w:r>
            </w:hyperlink>
          </w:p>
        </w:tc>
        <w:tc>
          <w:tcPr>
            <w:tcW w:w="3232" w:type="pct"/>
          </w:tcPr>
          <w:p w14:paraId="6FF76CBA" w14:textId="64CB9805" w:rsidR="00CE69A7" w:rsidRPr="00B955FB" w:rsidRDefault="001C6580" w:rsidP="00B955FB">
            <w:pPr>
              <w:spacing w:after="120"/>
              <w:rPr>
                <w:rFonts w:asciiTheme="minorHAnsi" w:hAnsiTheme="minorHAnsi" w:cstheme="minorHAnsi"/>
                <w:sz w:val="18"/>
                <w:szCs w:val="18"/>
              </w:rPr>
            </w:pPr>
            <w:r w:rsidRPr="00B955FB">
              <w:rPr>
                <w:rFonts w:asciiTheme="minorHAnsi" w:hAnsiTheme="minorHAnsi" w:cstheme="minorHAnsi"/>
                <w:sz w:val="18"/>
                <w:szCs w:val="18"/>
              </w:rPr>
              <w:t xml:space="preserve">This tool replaces a user defined value to Null or ‘NoData’.  The tool uses the standard ArcGIS ‘Copy Raster (Data Management)’ tool. For more detailed help see </w:t>
            </w:r>
            <w:hyperlink r:id="rId68" w:history="1">
              <w:r w:rsidRPr="00B955FB">
                <w:rPr>
                  <w:rStyle w:val="Hyperlink"/>
                  <w:rFonts w:asciiTheme="minorHAnsi" w:hAnsiTheme="minorHAnsi" w:cstheme="minorHAnsi"/>
                  <w:sz w:val="18"/>
                  <w:szCs w:val="18"/>
                </w:rPr>
                <w:t>ESRI Help for the ‘Setting Values to NoData with Set Null’</w:t>
              </w:r>
            </w:hyperlink>
            <w:r w:rsidRPr="00B955FB">
              <w:rPr>
                <w:rFonts w:asciiTheme="minorHAnsi" w:hAnsiTheme="minorHAnsi" w:cstheme="minorHAnsi"/>
                <w:sz w:val="18"/>
                <w:szCs w:val="18"/>
              </w:rPr>
              <w:t>.</w:t>
            </w:r>
          </w:p>
        </w:tc>
      </w:tr>
      <w:tr w:rsidR="0071740E" w:rsidRPr="00B955FB" w14:paraId="35E12DA2" w14:textId="77777777" w:rsidTr="007106E2">
        <w:trPr>
          <w:cantSplit/>
        </w:trPr>
        <w:tc>
          <w:tcPr>
            <w:tcW w:w="1768" w:type="pct"/>
          </w:tcPr>
          <w:p w14:paraId="43182643" w14:textId="1C264009" w:rsidR="0071740E" w:rsidRPr="00B955FB" w:rsidRDefault="00943AA9" w:rsidP="00B955FB">
            <w:pPr>
              <w:spacing w:after="120"/>
              <w:rPr>
                <w:rFonts w:asciiTheme="minorHAnsi" w:hAnsiTheme="minorHAnsi" w:cstheme="minorHAnsi"/>
                <w:sz w:val="18"/>
                <w:szCs w:val="18"/>
              </w:rPr>
            </w:pPr>
            <w:hyperlink w:anchor="_Raster_&gt;_Transform" w:history="1">
              <w:r w:rsidR="0071740E" w:rsidRPr="00B955FB">
                <w:rPr>
                  <w:rStyle w:val="Hyperlink"/>
                  <w:rFonts w:asciiTheme="minorHAnsi" w:hAnsiTheme="minorHAnsi" w:cstheme="minorHAnsi"/>
                  <w:sz w:val="18"/>
                  <w:szCs w:val="18"/>
                </w:rPr>
                <w:t>Raster &gt; Transf</w:t>
              </w:r>
              <w:r w:rsidR="0071740E" w:rsidRPr="00B955FB">
                <w:rPr>
                  <w:rStyle w:val="Hyperlink"/>
                  <w:rFonts w:asciiTheme="minorHAnsi" w:hAnsiTheme="minorHAnsi" w:cstheme="minorHAnsi"/>
                  <w:sz w:val="18"/>
                  <w:szCs w:val="18"/>
                </w:rPr>
                <w:t>o</w:t>
              </w:r>
              <w:r w:rsidR="0071740E" w:rsidRPr="00B955FB">
                <w:rPr>
                  <w:rStyle w:val="Hyperlink"/>
                  <w:rFonts w:asciiTheme="minorHAnsi" w:hAnsiTheme="minorHAnsi" w:cstheme="minorHAnsi"/>
                  <w:sz w:val="18"/>
                  <w:szCs w:val="18"/>
                </w:rPr>
                <w:t>rm</w:t>
              </w:r>
            </w:hyperlink>
          </w:p>
        </w:tc>
        <w:tc>
          <w:tcPr>
            <w:tcW w:w="3232" w:type="pct"/>
          </w:tcPr>
          <w:p w14:paraId="1080BD0C" w14:textId="4E6CA52C"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applies simple transformations to the raster geodata values. Options include: Standardise, Stretch, Normalise, Log, Square root and Invert. For more detailed help see </w:t>
            </w:r>
            <w:hyperlink r:id="rId69" w:history="1">
              <w:r w:rsidRPr="00B955FB">
                <w:rPr>
                  <w:rStyle w:val="Hyperlink"/>
                  <w:rFonts w:asciiTheme="minorHAnsi" w:hAnsiTheme="minorHAnsi" w:cstheme="minorHAnsi"/>
                  <w:sz w:val="18"/>
                  <w:szCs w:val="18"/>
                </w:rPr>
                <w:t>ESRI Help for the ‘Extract Values To Table’.</w:t>
              </w:r>
            </w:hyperlink>
          </w:p>
        </w:tc>
      </w:tr>
      <w:tr w:rsidR="0071740E" w:rsidRPr="00B955FB" w14:paraId="645BEF2D" w14:textId="77777777" w:rsidTr="007106E2">
        <w:trPr>
          <w:cantSplit/>
        </w:trPr>
        <w:tc>
          <w:tcPr>
            <w:tcW w:w="1768" w:type="pct"/>
          </w:tcPr>
          <w:p w14:paraId="728A9706" w14:textId="540D3273" w:rsidR="0071740E" w:rsidRPr="00B955FB" w:rsidRDefault="00943AA9" w:rsidP="00B955FB">
            <w:pPr>
              <w:spacing w:after="120"/>
              <w:rPr>
                <w:rFonts w:asciiTheme="minorHAnsi" w:hAnsiTheme="minorHAnsi" w:cstheme="minorHAnsi"/>
                <w:sz w:val="18"/>
                <w:szCs w:val="18"/>
              </w:rPr>
            </w:pPr>
            <w:hyperlink w:anchor="_Raster_&gt;_Tweak" w:history="1">
              <w:r w:rsidR="0071740E" w:rsidRPr="00B955FB">
                <w:rPr>
                  <w:rStyle w:val="Hyperlink"/>
                  <w:rFonts w:asciiTheme="minorHAnsi" w:hAnsiTheme="minorHAnsi" w:cstheme="minorHAnsi"/>
                  <w:sz w:val="18"/>
                  <w:szCs w:val="18"/>
                </w:rPr>
                <w:t>Raster &gt;</w:t>
              </w:r>
              <w:r w:rsidR="00CE69A7" w:rsidRPr="00B955FB">
                <w:rPr>
                  <w:rStyle w:val="Hyperlink"/>
                  <w:rFonts w:asciiTheme="minorHAnsi" w:hAnsiTheme="minorHAnsi" w:cstheme="minorHAnsi"/>
                  <w:sz w:val="18"/>
                  <w:szCs w:val="18"/>
                </w:rPr>
                <w:t xml:space="preserve"> Tweak </w:t>
              </w:r>
              <w:r w:rsidR="0071740E" w:rsidRPr="00B955FB">
                <w:rPr>
                  <w:rStyle w:val="Hyperlink"/>
                  <w:rFonts w:asciiTheme="minorHAnsi" w:hAnsiTheme="minorHAnsi" w:cstheme="minorHAnsi"/>
                  <w:sz w:val="18"/>
                  <w:szCs w:val="18"/>
                </w:rPr>
                <w:t>Values</w:t>
              </w:r>
            </w:hyperlink>
          </w:p>
        </w:tc>
        <w:tc>
          <w:tcPr>
            <w:tcW w:w="3232" w:type="pct"/>
          </w:tcPr>
          <w:p w14:paraId="49D0A522" w14:textId="5A97358E" w:rsidR="0071740E" w:rsidRPr="00B955FB" w:rsidRDefault="001C6580" w:rsidP="00B955FB">
            <w:pPr>
              <w:pStyle w:val="NormalWeb"/>
              <w:spacing w:before="0" w:beforeAutospacing="0" w:after="120" w:afterAutospacing="0"/>
              <w:rPr>
                <w:rFonts w:asciiTheme="minorHAnsi" w:hAnsiTheme="minorHAnsi" w:cstheme="minorHAnsi"/>
                <w:sz w:val="18"/>
                <w:szCs w:val="18"/>
              </w:rPr>
            </w:pPr>
            <w:r w:rsidRPr="00B955FB">
              <w:rPr>
                <w:rFonts w:asciiTheme="minorHAnsi" w:hAnsiTheme="minorHAnsi" w:cstheme="minorHAnsi"/>
                <w:sz w:val="18"/>
                <w:szCs w:val="18"/>
              </w:rPr>
              <w:t xml:space="preserve">This tool </w:t>
            </w:r>
            <w:r w:rsidRPr="00B955FB">
              <w:rPr>
                <w:rFonts w:asciiTheme="minorHAnsi" w:hAnsiTheme="minorHAnsi" w:cstheme="minorHAnsi"/>
                <w:color w:val="000020"/>
                <w:sz w:val="18"/>
                <w:szCs w:val="18"/>
                <w:lang w:val="en"/>
              </w:rPr>
              <w:t xml:space="preserve">is used to tweak, or change, raster values. The changes can be restricted to a smaller range of values by applying a floor and ceiling, be scaled, translated and also converted to integer data type.  The changes to the pixel values are undertaken in the order they’re presented in the tool, </w:t>
            </w:r>
            <w:proofErr w:type="spellStart"/>
            <w:r w:rsidRPr="00B955FB">
              <w:rPr>
                <w:rFonts w:asciiTheme="minorHAnsi" w:hAnsiTheme="minorHAnsi" w:cstheme="minorHAnsi"/>
                <w:color w:val="000020"/>
                <w:sz w:val="18"/>
                <w:szCs w:val="18"/>
                <w:lang w:val="en"/>
              </w:rPr>
              <w:t>ie</w:t>
            </w:r>
            <w:proofErr w:type="spellEnd"/>
            <w:r w:rsidRPr="00B955FB">
              <w:rPr>
                <w:rFonts w:asciiTheme="minorHAnsi" w:hAnsiTheme="minorHAnsi" w:cstheme="minorHAnsi"/>
                <w:color w:val="000020"/>
                <w:sz w:val="18"/>
                <w:szCs w:val="18"/>
                <w:lang w:val="en"/>
              </w:rPr>
              <w:t xml:space="preserve">. 1) Rescaling between a floor and ceiling, 2) Scale Factor, 3) Constant Shift and 4) </w:t>
            </w:r>
            <w:proofErr w:type="spellStart"/>
            <w:r w:rsidRPr="00B955FB">
              <w:rPr>
                <w:rFonts w:asciiTheme="minorHAnsi" w:hAnsiTheme="minorHAnsi" w:cstheme="minorHAnsi"/>
                <w:color w:val="000020"/>
                <w:sz w:val="18"/>
                <w:szCs w:val="18"/>
                <w:lang w:val="en"/>
              </w:rPr>
              <w:t>Integerise</w:t>
            </w:r>
            <w:proofErr w:type="spellEnd"/>
            <w:r w:rsidRPr="00B955FB">
              <w:rPr>
                <w:rFonts w:asciiTheme="minorHAnsi" w:hAnsiTheme="minorHAnsi" w:cstheme="minorHAnsi"/>
                <w:color w:val="000020"/>
                <w:sz w:val="18"/>
                <w:szCs w:val="18"/>
                <w:lang w:val="en"/>
              </w:rPr>
              <w:t xml:space="preserve">. </w:t>
            </w:r>
          </w:p>
        </w:tc>
      </w:tr>
      <w:tr w:rsidR="00CE69A7" w:rsidRPr="00B955FB" w14:paraId="68581807" w14:textId="77777777" w:rsidTr="007106E2">
        <w:trPr>
          <w:cantSplit/>
        </w:trPr>
        <w:tc>
          <w:tcPr>
            <w:tcW w:w="1768" w:type="pct"/>
          </w:tcPr>
          <w:p w14:paraId="43566772" w14:textId="54C0BF10" w:rsidR="00CE69A7" w:rsidRPr="00B955FB" w:rsidRDefault="00943AA9" w:rsidP="00B955FB">
            <w:pPr>
              <w:spacing w:after="120"/>
              <w:rPr>
                <w:rFonts w:asciiTheme="minorHAnsi" w:hAnsiTheme="minorHAnsi" w:cstheme="minorHAnsi"/>
                <w:sz w:val="18"/>
                <w:szCs w:val="18"/>
              </w:rPr>
            </w:pPr>
            <w:hyperlink w:anchor="_Raster_&gt;_Values" w:history="1">
              <w:r w:rsidR="00CE69A7" w:rsidRPr="00B955FB">
                <w:rPr>
                  <w:rStyle w:val="Hyperlink"/>
                  <w:rFonts w:asciiTheme="minorHAnsi" w:hAnsiTheme="minorHAnsi" w:cstheme="minorHAnsi"/>
                  <w:sz w:val="18"/>
                  <w:szCs w:val="18"/>
                </w:rPr>
                <w:t>Raster &gt; Values at Points</w:t>
              </w:r>
            </w:hyperlink>
          </w:p>
        </w:tc>
        <w:tc>
          <w:tcPr>
            <w:tcW w:w="3232" w:type="pct"/>
          </w:tcPr>
          <w:p w14:paraId="64CB5A67" w14:textId="6D175976" w:rsidR="00CE69A7" w:rsidRPr="00B955FB" w:rsidRDefault="007A4590" w:rsidP="00B955FB">
            <w:pPr>
              <w:spacing w:after="120"/>
              <w:rPr>
                <w:rFonts w:asciiTheme="minorHAnsi" w:hAnsiTheme="minorHAnsi" w:cstheme="minorHAnsi"/>
                <w:sz w:val="18"/>
                <w:szCs w:val="18"/>
              </w:rPr>
            </w:pPr>
            <w:r w:rsidRPr="00B955FB">
              <w:rPr>
                <w:rFonts w:asciiTheme="minorHAnsi" w:hAnsiTheme="minorHAnsi" w:cstheme="minorHAnsi"/>
                <w:color w:val="000020"/>
                <w:sz w:val="18"/>
                <w:szCs w:val="18"/>
                <w:lang w:val="en"/>
              </w:rPr>
              <w:t xml:space="preserve">This tool reports on the values of pixels under each point in the Feature Dataset for each raster grid in the ‘Table of </w:t>
            </w:r>
            <w:proofErr w:type="spellStart"/>
            <w:r w:rsidRPr="00B955FB">
              <w:rPr>
                <w:rFonts w:asciiTheme="minorHAnsi" w:hAnsiTheme="minorHAnsi" w:cstheme="minorHAnsi"/>
                <w:color w:val="000020"/>
                <w:sz w:val="18"/>
                <w:szCs w:val="18"/>
                <w:lang w:val="en"/>
              </w:rPr>
              <w:t>Rasters’</w:t>
            </w:r>
            <w:proofErr w:type="spellEnd"/>
            <w:r w:rsidRPr="00B955FB">
              <w:rPr>
                <w:rFonts w:asciiTheme="minorHAnsi" w:hAnsiTheme="minorHAnsi" w:cstheme="minorHAnsi"/>
                <w:color w:val="000020"/>
                <w:sz w:val="18"/>
                <w:szCs w:val="18"/>
                <w:lang w:val="en"/>
              </w:rPr>
              <w:t xml:space="preserve"> table. The values are written to the output results table. For more detailed ESRI Help see </w:t>
            </w:r>
            <w:hyperlink r:id="rId70" w:tgtFrame="_blank" w:history="1">
              <w:r w:rsidRPr="00B955FB">
                <w:rPr>
                  <w:rStyle w:val="Hyperlink"/>
                  <w:rFonts w:asciiTheme="minorHAnsi" w:eastAsiaTheme="majorEastAsia" w:hAnsiTheme="minorHAnsi" w:cstheme="minorHAnsi"/>
                  <w:sz w:val="18"/>
                  <w:szCs w:val="18"/>
                  <w:lang w:val="en"/>
                </w:rPr>
                <w:t>'Extract Values To Table'</w:t>
              </w:r>
            </w:hyperlink>
            <w:r w:rsidRPr="00B955FB">
              <w:rPr>
                <w:rFonts w:asciiTheme="minorHAnsi" w:hAnsiTheme="minorHAnsi" w:cstheme="minorHAnsi"/>
                <w:color w:val="000020"/>
                <w:sz w:val="18"/>
                <w:szCs w:val="18"/>
                <w:lang w:val="en"/>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8" w:name="_Ref430773040"/>
      <w:bookmarkStart w:id="39" w:name="_Ref430773046"/>
      <w:bookmarkStart w:id="40" w:name="_Toc476903395"/>
      <w:r>
        <w:lastRenderedPageBreak/>
        <w:t>Technical documentation for Grid Garage tools</w:t>
      </w:r>
      <w:bookmarkEnd w:id="36"/>
      <w:bookmarkEnd w:id="37"/>
      <w:bookmarkEnd w:id="38"/>
      <w:bookmarkEnd w:id="39"/>
      <w:bookmarkEnd w:id="40"/>
    </w:p>
    <w:p w14:paraId="1394E5C0" w14:textId="77777777" w:rsidR="00C3051A" w:rsidRDefault="00C3051A" w:rsidP="00C3051A"/>
    <w:p w14:paraId="2E2822CA" w14:textId="77777777" w:rsidR="00C3051A" w:rsidRDefault="00C3051A" w:rsidP="00C3051A">
      <w:pPr>
        <w:pStyle w:val="Heading2"/>
      </w:pPr>
      <w:bookmarkStart w:id="41" w:name="_Toc476903396"/>
      <w:r>
        <w:t>Feature Tools</w:t>
      </w:r>
      <w:bookmarkEnd w:id="41"/>
    </w:p>
    <w:p w14:paraId="54CB716E" w14:textId="77777777" w:rsidR="00C3051A" w:rsidRPr="004F7ABA" w:rsidRDefault="00C3051A" w:rsidP="00C3051A">
      <w:pPr>
        <w:pStyle w:val="Heading3"/>
      </w:pPr>
      <w:bookmarkStart w:id="42" w:name="_4.1_Describe_Classes"/>
      <w:bookmarkStart w:id="43" w:name="_4.2_Clip_Features"/>
      <w:bookmarkStart w:id="44" w:name="_4.3_Project_Features"/>
      <w:bookmarkStart w:id="45" w:name="_4.4_Rasterise_by"/>
      <w:bookmarkStart w:id="46" w:name="_4.5_Rasterise_by"/>
      <w:bookmarkStart w:id="47" w:name="_Feature_&gt;_Clip"/>
      <w:bookmarkStart w:id="48" w:name="_Toc476903397"/>
      <w:bookmarkEnd w:id="42"/>
      <w:bookmarkEnd w:id="43"/>
      <w:bookmarkEnd w:id="44"/>
      <w:bookmarkEnd w:id="45"/>
      <w:bookmarkEnd w:id="46"/>
      <w:bookmarkEnd w:id="47"/>
      <w:r>
        <w:t>Feature &gt; Clip</w:t>
      </w:r>
      <w:bookmarkEnd w:id="48"/>
    </w:p>
    <w:tbl>
      <w:tblPr>
        <w:tblStyle w:val="TableGrid"/>
        <w:tblW w:w="0" w:type="auto"/>
        <w:tblLook w:val="04A0" w:firstRow="1" w:lastRow="0" w:firstColumn="1" w:lastColumn="0" w:noHBand="0" w:noVBand="1"/>
      </w:tblPr>
      <w:tblGrid>
        <w:gridCol w:w="2826"/>
        <w:gridCol w:w="11066"/>
        <w:gridCol w:w="56"/>
      </w:tblGrid>
      <w:tr w:rsidR="00C3051A" w:rsidRPr="004017F8" w14:paraId="33D58CA0" w14:textId="77777777" w:rsidTr="009A0BD9">
        <w:tc>
          <w:tcPr>
            <w:tcW w:w="1980" w:type="dxa"/>
          </w:tcPr>
          <w:p w14:paraId="1BCB5ED5"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6401CAFF"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34F7B66C" w14:textId="77777777" w:rsidTr="009A0BD9">
        <w:trPr>
          <w:gridAfter w:val="1"/>
          <w:wAfter w:w="61" w:type="dxa"/>
        </w:trPr>
        <w:tc>
          <w:tcPr>
            <w:tcW w:w="1980" w:type="dxa"/>
          </w:tcPr>
          <w:p w14:paraId="2280B6DC" w14:textId="77777777" w:rsidR="00C3051A" w:rsidRPr="004017F8" w:rsidRDefault="00C3051A" w:rsidP="009A0BD9">
            <w:pPr>
              <w:rPr>
                <w:rFonts w:asciiTheme="minorHAnsi" w:hAnsiTheme="minorHAnsi" w:cstheme="minorHAnsi"/>
                <w:sz w:val="18"/>
                <w:szCs w:val="18"/>
              </w:rPr>
            </w:pPr>
          </w:p>
          <w:p w14:paraId="3EF3DC81" w14:textId="3AD03646"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1904" behindDoc="0" locked="0" layoutInCell="1" allowOverlap="1" wp14:anchorId="23890C57" wp14:editId="1027CC3F">
                      <wp:simplePos x="0" y="0"/>
                      <wp:positionH relativeFrom="column">
                        <wp:posOffset>282575</wp:posOffset>
                      </wp:positionH>
                      <wp:positionV relativeFrom="paragraph">
                        <wp:posOffset>296949</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A9A3BD4" id="Oval 137" o:spid="_x0000_s1026" style="position:absolute;margin-left:22.25pt;margin-top:23.4pt;width:75.95pt;height:19.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" filled="f" strokecolor="red" strokeweight="2pt"/>
                  </w:pict>
                </mc:Fallback>
              </mc:AlternateContent>
            </w:r>
            <w:r w:rsidR="00E11AAE">
              <w:rPr>
                <w:noProof/>
              </w:rPr>
              <w:drawing>
                <wp:inline distT="0" distB="0" distL="0" distR="0" wp14:anchorId="60BEEBE7" wp14:editId="176CD9E8">
                  <wp:extent cx="1657350" cy="12096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2C5F1EC0" w14:textId="77777777" w:rsidR="00C3051A" w:rsidRPr="004017F8" w:rsidRDefault="00C3051A" w:rsidP="009A0BD9">
            <w:pPr>
              <w:rPr>
                <w:rFonts w:asciiTheme="minorHAnsi" w:hAnsiTheme="minorHAnsi" w:cstheme="minorHAnsi"/>
                <w:sz w:val="18"/>
                <w:szCs w:val="18"/>
              </w:rPr>
            </w:pPr>
          </w:p>
        </w:tc>
        <w:tc>
          <w:tcPr>
            <w:tcW w:w="11907" w:type="dxa"/>
          </w:tcPr>
          <w:p w14:paraId="582B7614" w14:textId="77777777" w:rsidR="00C3051A" w:rsidRPr="004017F8" w:rsidRDefault="00C3051A" w:rsidP="009A0BD9">
            <w:pPr>
              <w:rPr>
                <w:rFonts w:asciiTheme="minorHAnsi" w:hAnsiTheme="minorHAnsi" w:cstheme="minorHAnsi"/>
                <w:sz w:val="18"/>
                <w:szCs w:val="18"/>
              </w:rPr>
            </w:pPr>
          </w:p>
          <w:p w14:paraId="165DBE4D" w14:textId="18DC3D55" w:rsidR="00C3051A" w:rsidRDefault="00C3051A" w:rsidP="009A0BD9">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72" w:history="1">
              <w:r w:rsidRPr="004017F8">
                <w:rPr>
                  <w:rStyle w:val="Hyperlink"/>
                  <w:rFonts w:asciiTheme="minorHAnsi" w:hAnsiTheme="minorHAnsi" w:cstheme="minorHAnsi"/>
                  <w:sz w:val="18"/>
                  <w:szCs w:val="18"/>
                </w:rPr>
                <w:t>ESRI Help for the ‘Clip (A</w:t>
              </w:r>
              <w:r w:rsidRPr="004017F8">
                <w:rPr>
                  <w:rStyle w:val="Hyperlink"/>
                  <w:rFonts w:asciiTheme="minorHAnsi" w:hAnsiTheme="minorHAnsi" w:cstheme="minorHAnsi"/>
                  <w:sz w:val="18"/>
                  <w:szCs w:val="18"/>
                </w:rPr>
                <w:t>n</w:t>
              </w:r>
              <w:r w:rsidRPr="004017F8">
                <w:rPr>
                  <w:rStyle w:val="Hyperlink"/>
                  <w:rFonts w:asciiTheme="minorHAnsi" w:hAnsiTheme="minorHAnsi" w:cstheme="minorHAnsi"/>
                  <w:sz w:val="18"/>
                  <w:szCs w:val="18"/>
                </w:rPr>
                <w:t>alysis)’ tool</w:t>
              </w:r>
            </w:hyperlink>
            <w:r>
              <w:rPr>
                <w:rFonts w:asciiTheme="minorHAnsi" w:hAnsiTheme="minorHAnsi" w:cstheme="minorHAnsi"/>
                <w:color w:val="000000" w:themeColor="text1"/>
                <w:sz w:val="18"/>
                <w:szCs w:val="18"/>
              </w:rPr>
              <w:t>.</w:t>
            </w:r>
          </w:p>
          <w:p w14:paraId="255A4C11" w14:textId="77777777" w:rsidR="00C3051A" w:rsidRDefault="00C3051A" w:rsidP="009A0BD9">
            <w:pPr>
              <w:rPr>
                <w:rFonts w:asciiTheme="minorHAnsi" w:hAnsiTheme="minorHAnsi" w:cstheme="minorHAnsi"/>
                <w:sz w:val="18"/>
                <w:szCs w:val="18"/>
              </w:rPr>
            </w:pPr>
          </w:p>
          <w:p w14:paraId="257AF928" w14:textId="16C802EB" w:rsidR="0068433B" w:rsidRDefault="0068433B" w:rsidP="0068433B">
            <w:pPr>
              <w:rPr>
                <w:rFonts w:asciiTheme="minorHAnsi" w:hAnsiTheme="minorHAnsi" w:cstheme="minorHAnsi"/>
                <w:sz w:val="18"/>
                <w:szCs w:val="18"/>
              </w:rPr>
            </w:pPr>
            <w:r>
              <w:rPr>
                <w:rFonts w:asciiTheme="minorHAnsi" w:hAnsiTheme="minorHAnsi" w:cstheme="minorHAnsi"/>
                <w:b/>
                <w:sz w:val="18"/>
                <w:szCs w:val="18"/>
              </w:rPr>
              <w:t>Table for Features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9B5317E" w14:textId="77777777" w:rsidR="0068433B" w:rsidRDefault="0068433B" w:rsidP="0068433B">
            <w:pPr>
              <w:rPr>
                <w:rFonts w:asciiTheme="minorHAnsi" w:hAnsiTheme="minorHAnsi" w:cstheme="minorHAnsi"/>
                <w:b/>
                <w:sz w:val="18"/>
                <w:szCs w:val="18"/>
              </w:rPr>
            </w:pPr>
          </w:p>
          <w:p w14:paraId="3738B74B" w14:textId="5E4802BB" w:rsidR="0068433B" w:rsidRPr="006F7364" w:rsidRDefault="0068433B" w:rsidP="0068433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sidR="009615EE">
              <w:rPr>
                <w:rFonts w:asciiTheme="minorHAnsi" w:hAnsiTheme="minorHAnsi" w:cstheme="minorHAnsi"/>
                <w:sz w:val="18"/>
                <w:szCs w:val="18"/>
              </w:rPr>
              <w:t>Features</w:t>
            </w:r>
            <w:r w:rsidRPr="006F7364">
              <w:rPr>
                <w:rFonts w:asciiTheme="minorHAnsi" w:hAnsiTheme="minorHAnsi" w:cstheme="minorHAnsi"/>
                <w:sz w:val="18"/>
                <w:szCs w:val="18"/>
              </w:rPr>
              <w:t xml:space="preserve">'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15DC904A" w14:textId="77777777" w:rsidR="0068433B" w:rsidRPr="006F7364" w:rsidRDefault="0068433B" w:rsidP="0068433B">
            <w:pPr>
              <w:rPr>
                <w:rFonts w:asciiTheme="minorHAnsi" w:hAnsiTheme="minorHAnsi" w:cstheme="minorHAnsi"/>
                <w:sz w:val="18"/>
                <w:szCs w:val="18"/>
              </w:rPr>
            </w:pPr>
          </w:p>
          <w:p w14:paraId="362B6680" w14:textId="77777777"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3A0819B6" w14:textId="77777777" w:rsidR="00C3051A" w:rsidRPr="004017F8" w:rsidRDefault="00C3051A" w:rsidP="009A0BD9">
            <w:pPr>
              <w:rPr>
                <w:rFonts w:asciiTheme="minorHAnsi" w:hAnsiTheme="minorHAnsi" w:cstheme="minorHAnsi"/>
                <w:sz w:val="18"/>
                <w:szCs w:val="18"/>
              </w:rPr>
            </w:pPr>
          </w:p>
          <w:p w14:paraId="63CF3375" w14:textId="2590E8C0" w:rsidR="00C3051A" w:rsidRPr="004017F8" w:rsidRDefault="00C3051A" w:rsidP="009A0BD9">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#1: </w:t>
            </w:r>
            <w:r w:rsidRPr="004017F8">
              <w:rPr>
                <w:rFonts w:asciiTheme="minorHAnsi" w:hAnsiTheme="minorHAnsi" w:cstheme="minorHAnsi"/>
                <w:i/>
                <w:sz w:val="18"/>
                <w:szCs w:val="18"/>
              </w:rPr>
              <w:t xml:space="preserve"> The clip feature and the input feature </w:t>
            </w:r>
            <w:ins w:id="49" w:author="Tom Barrett" w:date="2017-04-11T12:06:00Z">
              <w:r w:rsidR="000C3C7F">
                <w:rPr>
                  <w:rFonts w:asciiTheme="minorHAnsi" w:hAnsiTheme="minorHAnsi" w:cstheme="minorHAnsi"/>
                  <w:i/>
                  <w:sz w:val="18"/>
                  <w:szCs w:val="18"/>
                </w:rPr>
                <w:t>must be in the same spatial</w:t>
              </w:r>
            </w:ins>
            <w:r w:rsidRPr="004017F8">
              <w:rPr>
                <w:rFonts w:asciiTheme="minorHAnsi" w:hAnsiTheme="minorHAnsi" w:cstheme="minorHAnsi"/>
                <w:i/>
                <w:sz w:val="18"/>
                <w:szCs w:val="18"/>
              </w:rPr>
              <w:t xml:space="preserve"> projection. </w:t>
            </w:r>
          </w:p>
          <w:p w14:paraId="1EF5EF44" w14:textId="77777777" w:rsidR="00C3051A" w:rsidRPr="004017F8" w:rsidRDefault="00C3051A" w:rsidP="009A0BD9">
            <w:pPr>
              <w:rPr>
                <w:rFonts w:asciiTheme="minorHAnsi" w:hAnsiTheme="minorHAnsi" w:cstheme="minorHAnsi"/>
                <w:i/>
                <w:sz w:val="18"/>
                <w:szCs w:val="18"/>
              </w:rPr>
            </w:pPr>
          </w:p>
          <w:p w14:paraId="5BE8BC6C" w14:textId="77777777" w:rsidR="00C3051A" w:rsidRPr="004017F8" w:rsidRDefault="00C3051A" w:rsidP="009A0BD9">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the output will overwrite any output from a previous run.  </w:t>
            </w:r>
          </w:p>
          <w:p w14:paraId="0A916855" w14:textId="77777777" w:rsidR="00C3051A" w:rsidRDefault="00C3051A" w:rsidP="009A0BD9">
            <w:pPr>
              <w:rPr>
                <w:rFonts w:asciiTheme="minorHAnsi" w:hAnsiTheme="minorHAnsi" w:cstheme="minorHAnsi"/>
                <w:sz w:val="18"/>
                <w:szCs w:val="18"/>
              </w:rPr>
            </w:pPr>
          </w:p>
          <w:p w14:paraId="716518BA"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E728770" w14:textId="77777777" w:rsidR="0068433B" w:rsidRPr="004D543E" w:rsidRDefault="0068433B" w:rsidP="0068433B">
            <w:pPr>
              <w:autoSpaceDE w:val="0"/>
              <w:autoSpaceDN w:val="0"/>
              <w:adjustRightInd w:val="0"/>
              <w:rPr>
                <w:rFonts w:asciiTheme="minorHAnsi" w:hAnsiTheme="minorHAnsi" w:cstheme="minorHAnsi"/>
                <w:color w:val="000000"/>
                <w:sz w:val="18"/>
                <w:szCs w:val="18"/>
                <w:lang w:val="en-US" w:eastAsia="en-US"/>
              </w:rPr>
            </w:pPr>
          </w:p>
          <w:p w14:paraId="1AC2B4DF"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A1990B"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64790027"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107CB1C" w14:textId="77777777" w:rsidR="0068433B" w:rsidRDefault="0068433B" w:rsidP="0068433B">
            <w:pPr>
              <w:autoSpaceDE w:val="0"/>
              <w:autoSpaceDN w:val="0"/>
              <w:adjustRightInd w:val="0"/>
              <w:rPr>
                <w:rFonts w:asciiTheme="minorHAnsi" w:eastAsiaTheme="minorHAnsi" w:hAnsiTheme="minorHAnsi" w:cstheme="minorHAnsi"/>
                <w:color w:val="000000"/>
                <w:sz w:val="18"/>
                <w:szCs w:val="18"/>
                <w:lang w:eastAsia="en-US"/>
              </w:rPr>
            </w:pPr>
          </w:p>
          <w:p w14:paraId="7307BD12" w14:textId="77777777" w:rsidR="0068433B" w:rsidRPr="00170A4B" w:rsidRDefault="0068433B" w:rsidP="0068433B">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AED5BD2" w14:textId="77777777" w:rsidR="0068433B" w:rsidRPr="00D12309" w:rsidRDefault="0068433B" w:rsidP="0068433B">
            <w:pPr>
              <w:autoSpaceDE w:val="0"/>
              <w:autoSpaceDN w:val="0"/>
              <w:adjustRightInd w:val="0"/>
              <w:rPr>
                <w:rFonts w:asciiTheme="minorHAnsi" w:hAnsiTheme="minorHAnsi" w:cstheme="minorHAnsi"/>
                <w:color w:val="000000"/>
                <w:sz w:val="18"/>
                <w:szCs w:val="18"/>
                <w:lang w:val="en-US" w:eastAsia="en-US"/>
              </w:rPr>
            </w:pPr>
          </w:p>
          <w:p w14:paraId="4EE83991" w14:textId="2CA17064" w:rsidR="0068433B" w:rsidRDefault="0068433B" w:rsidP="0068433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009615EE">
              <w:rPr>
                <w:rFonts w:asciiTheme="minorHAnsi" w:hAnsiTheme="minorHAnsi" w:cstheme="minorHAnsi"/>
                <w:b/>
                <w:color w:val="000000"/>
                <w:sz w:val="18"/>
                <w:szCs w:val="18"/>
                <w:lang w:val="en-US" w:eastAsia="en-US"/>
              </w:rPr>
              <w:t>ClipFeature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501C183" w14:textId="77777777" w:rsidR="00BF5C3A" w:rsidRDefault="00BF5C3A" w:rsidP="0068433B">
            <w:pPr>
              <w:autoSpaceDE w:val="0"/>
              <w:autoSpaceDN w:val="0"/>
              <w:adjustRightInd w:val="0"/>
              <w:rPr>
                <w:rFonts w:asciiTheme="minorHAnsi" w:hAnsiTheme="minorHAnsi" w:cstheme="minorHAnsi"/>
                <w:color w:val="000000"/>
                <w:sz w:val="18"/>
                <w:szCs w:val="18"/>
                <w:lang w:val="en-US" w:eastAsia="en-US"/>
              </w:rPr>
            </w:pPr>
          </w:p>
          <w:p w14:paraId="419EFEE8" w14:textId="24FA1E5E" w:rsidR="00BF5C3A" w:rsidRPr="00BF5C3A" w:rsidRDefault="00BF5C3A" w:rsidP="00BF5C3A">
            <w:pPr>
              <w:rPr>
                <w:rFonts w:asciiTheme="minorHAnsi" w:hAnsiTheme="minorHAnsi" w:cstheme="minorHAnsi"/>
                <w:b/>
                <w:sz w:val="18"/>
                <w:szCs w:val="18"/>
              </w:rPr>
            </w:pPr>
            <w:r>
              <w:rPr>
                <w:rFonts w:asciiTheme="minorHAnsi" w:hAnsiTheme="minorHAnsi" w:cstheme="minorHAnsi"/>
                <w:b/>
                <w:sz w:val="18"/>
                <w:szCs w:val="18"/>
              </w:rPr>
              <w:t>&lt;&lt;Options&gt;&gt;</w:t>
            </w:r>
          </w:p>
          <w:p w14:paraId="78833008" w14:textId="77777777" w:rsidR="00BF5C3A" w:rsidRDefault="00BF5C3A" w:rsidP="00BF5C3A">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The minimum distance separating all feature coordinates as well as the distance a coordinate can move in X or Y (or both). Set the value to be higher for data with less coordinate accuracy and lower for data with extremely high accuracy.</w:t>
            </w:r>
          </w:p>
          <w:p w14:paraId="67065C0A" w14:textId="77777777" w:rsidR="00BF5C3A" w:rsidRDefault="00BF5C3A" w:rsidP="0068433B">
            <w:pPr>
              <w:autoSpaceDE w:val="0"/>
              <w:autoSpaceDN w:val="0"/>
              <w:adjustRightInd w:val="0"/>
              <w:rPr>
                <w:rFonts w:asciiTheme="minorHAnsi" w:hAnsiTheme="minorHAnsi" w:cstheme="minorHAnsi"/>
                <w:color w:val="000020"/>
                <w:sz w:val="18"/>
                <w:szCs w:val="18"/>
              </w:rPr>
            </w:pPr>
          </w:p>
          <w:p w14:paraId="5BD69578" w14:textId="595D58BF" w:rsidR="00BF5C3A" w:rsidRPr="00BF5C3A" w:rsidRDefault="00BF5C3A" w:rsidP="0068433B">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5D815CC6" w14:textId="2B047D99" w:rsidR="00BF5C3A" w:rsidRDefault="00BF5C3A" w:rsidP="0068433B">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667A4AAD" w14:textId="77777777" w:rsidR="00BF5C3A" w:rsidRDefault="00BF5C3A" w:rsidP="0068433B">
            <w:pPr>
              <w:autoSpaceDE w:val="0"/>
              <w:autoSpaceDN w:val="0"/>
              <w:adjustRightInd w:val="0"/>
              <w:rPr>
                <w:rFonts w:asciiTheme="minorHAnsi" w:hAnsiTheme="minorHAnsi" w:cstheme="minorHAnsi"/>
                <w:color w:val="000020"/>
                <w:sz w:val="18"/>
                <w:szCs w:val="18"/>
              </w:rPr>
            </w:pPr>
          </w:p>
          <w:p w14:paraId="32520B0E" w14:textId="23B5E502" w:rsidR="00BF5C3A" w:rsidRDefault="00BF5C3A" w:rsidP="00BF5C3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w:t>
            </w:r>
            <w:r>
              <w:rPr>
                <w:rFonts w:asciiTheme="minorHAnsi" w:hAnsiTheme="minorHAnsi" w:cstheme="minorHAnsi"/>
                <w:color w:val="000020"/>
                <w:sz w:val="18"/>
                <w:szCs w:val="18"/>
              </w:rPr>
              <w:t>suffix (at the end) for all</w:t>
            </w:r>
            <w:r>
              <w:rPr>
                <w:rFonts w:asciiTheme="minorHAnsi" w:hAnsiTheme="minorHAnsi" w:cstheme="minorHAnsi"/>
                <w:color w:val="000020"/>
                <w:sz w:val="18"/>
                <w:szCs w:val="18"/>
              </w:rPr>
              <w:t xml:space="preserve"> output file names.</w:t>
            </w:r>
          </w:p>
          <w:p w14:paraId="7C8FC3A8" w14:textId="77777777" w:rsidR="00BF5C3A" w:rsidRDefault="00BF5C3A" w:rsidP="0068433B">
            <w:pPr>
              <w:autoSpaceDE w:val="0"/>
              <w:autoSpaceDN w:val="0"/>
              <w:adjustRightInd w:val="0"/>
              <w:rPr>
                <w:rFonts w:asciiTheme="minorHAnsi" w:hAnsiTheme="minorHAnsi" w:cstheme="minorHAnsi"/>
                <w:color w:val="000020"/>
                <w:sz w:val="18"/>
                <w:szCs w:val="18"/>
              </w:rPr>
            </w:pPr>
          </w:p>
          <w:p w14:paraId="67C04115" w14:textId="77777777" w:rsidR="00C3051A" w:rsidRPr="006C5B2D" w:rsidRDefault="00943AA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w:t>
              </w:r>
              <w:r w:rsidR="00C3051A" w:rsidRPr="002D2336">
                <w:rPr>
                  <w:rStyle w:val="Hyperlink"/>
                  <w:rFonts w:asciiTheme="minorHAnsi" w:hAnsiTheme="minorHAnsi" w:cstheme="minorHAnsi"/>
                  <w:sz w:val="18"/>
                  <w:szCs w:val="18"/>
                </w:rPr>
                <w:t xml:space="preserve"> </w:t>
              </w:r>
              <w:r w:rsidR="00C3051A" w:rsidRPr="002D2336">
                <w:rPr>
                  <w:rStyle w:val="Hyperlink"/>
                  <w:rFonts w:asciiTheme="minorHAnsi" w:hAnsiTheme="minorHAnsi" w:cstheme="minorHAnsi"/>
                  <w:sz w:val="18"/>
                  <w:szCs w:val="18"/>
                </w:rPr>
                <w:t>of Grid Garage Tools</w:t>
              </w:r>
            </w:hyperlink>
          </w:p>
          <w:p w14:paraId="558D9E1E" w14:textId="77777777" w:rsidR="00C3051A" w:rsidRPr="004017F8" w:rsidRDefault="00C3051A" w:rsidP="009A0BD9">
            <w:pPr>
              <w:rPr>
                <w:rFonts w:asciiTheme="minorHAnsi" w:hAnsiTheme="minorHAnsi" w:cstheme="minorHAnsi"/>
                <w:sz w:val="18"/>
                <w:szCs w:val="18"/>
              </w:rPr>
            </w:pPr>
          </w:p>
        </w:tc>
      </w:tr>
    </w:tbl>
    <w:p w14:paraId="03A5EE69" w14:textId="54A2EF9A" w:rsidR="00C3051A" w:rsidRPr="00EB747A" w:rsidRDefault="00C3051A" w:rsidP="00C3051A">
      <w:pPr>
        <w:pStyle w:val="Heading3"/>
      </w:pPr>
      <w:bookmarkStart w:id="50" w:name="_Feature_&gt;_Copy"/>
      <w:bookmarkStart w:id="51" w:name="_Toc476903398"/>
      <w:bookmarkEnd w:id="50"/>
      <w:r w:rsidRPr="00EB747A">
        <w:lastRenderedPageBreak/>
        <w:t>Feature &gt; Copy</w:t>
      </w:r>
      <w:bookmarkEnd w:id="51"/>
    </w:p>
    <w:tbl>
      <w:tblPr>
        <w:tblStyle w:val="TableGrid"/>
        <w:tblW w:w="0" w:type="auto"/>
        <w:tblLook w:val="04A0" w:firstRow="1" w:lastRow="0" w:firstColumn="1" w:lastColumn="0" w:noHBand="0" w:noVBand="1"/>
      </w:tblPr>
      <w:tblGrid>
        <w:gridCol w:w="2826"/>
        <w:gridCol w:w="11066"/>
        <w:gridCol w:w="56"/>
      </w:tblGrid>
      <w:tr w:rsidR="00C3051A" w:rsidRPr="004017F8" w14:paraId="13E9535E" w14:textId="77777777" w:rsidTr="009A0BD9">
        <w:tc>
          <w:tcPr>
            <w:tcW w:w="1980" w:type="dxa"/>
          </w:tcPr>
          <w:p w14:paraId="0FB7D6CA"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AB7B00B"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A9555C9" w14:textId="77777777" w:rsidTr="009A0BD9">
        <w:trPr>
          <w:gridAfter w:val="1"/>
          <w:wAfter w:w="61" w:type="dxa"/>
        </w:trPr>
        <w:tc>
          <w:tcPr>
            <w:tcW w:w="1980" w:type="dxa"/>
          </w:tcPr>
          <w:p w14:paraId="792FE78E" w14:textId="77777777" w:rsidR="00C3051A" w:rsidRPr="004017F8" w:rsidRDefault="00C3051A" w:rsidP="009A0BD9">
            <w:pPr>
              <w:rPr>
                <w:rFonts w:asciiTheme="minorHAnsi" w:hAnsiTheme="minorHAnsi" w:cstheme="minorHAnsi"/>
                <w:sz w:val="18"/>
                <w:szCs w:val="18"/>
              </w:rPr>
            </w:pPr>
          </w:p>
          <w:p w14:paraId="3DD32B72" w14:textId="1D16E66A"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72928" behindDoc="0" locked="0" layoutInCell="1" allowOverlap="1" wp14:anchorId="48C09DCE" wp14:editId="1BC55CD0">
                      <wp:simplePos x="0" y="0"/>
                      <wp:positionH relativeFrom="column">
                        <wp:posOffset>347345</wp:posOffset>
                      </wp:positionH>
                      <wp:positionV relativeFrom="paragraph">
                        <wp:posOffset>475384</wp:posOffset>
                      </wp:positionV>
                      <wp:extent cx="964733" cy="243281"/>
                      <wp:effectExtent l="0" t="0" r="26035"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5CA7437" id="Oval 137" o:spid="_x0000_s1026" style="position:absolute;margin-left:27.35pt;margin-top:37.45pt;width:75.95pt;height:19.1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iTdgIAAPE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" filled="f" strokecolor="red" strokeweight="2pt"/>
                  </w:pict>
                </mc:Fallback>
              </mc:AlternateContent>
            </w:r>
            <w:r w:rsidR="00E11AAE">
              <w:rPr>
                <w:noProof/>
              </w:rPr>
              <w:drawing>
                <wp:inline distT="0" distB="0" distL="0" distR="0" wp14:anchorId="12924328" wp14:editId="1027166C">
                  <wp:extent cx="1657350" cy="12096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69368DCD" w14:textId="77777777" w:rsidR="00C3051A" w:rsidRPr="004017F8" w:rsidRDefault="00C3051A" w:rsidP="009A0BD9">
            <w:pPr>
              <w:rPr>
                <w:rFonts w:asciiTheme="minorHAnsi" w:hAnsiTheme="minorHAnsi" w:cstheme="minorHAnsi"/>
                <w:sz w:val="18"/>
                <w:szCs w:val="18"/>
              </w:rPr>
            </w:pPr>
          </w:p>
        </w:tc>
        <w:tc>
          <w:tcPr>
            <w:tcW w:w="11907" w:type="dxa"/>
          </w:tcPr>
          <w:p w14:paraId="6CEAE60F" w14:textId="77777777" w:rsidR="00C3051A" w:rsidRPr="004017F8" w:rsidRDefault="00C3051A" w:rsidP="009A0BD9">
            <w:pPr>
              <w:rPr>
                <w:rFonts w:asciiTheme="minorHAnsi" w:hAnsiTheme="minorHAnsi" w:cstheme="minorHAnsi"/>
                <w:sz w:val="18"/>
                <w:szCs w:val="18"/>
              </w:rPr>
            </w:pPr>
          </w:p>
          <w:p w14:paraId="5E4AFCAA" w14:textId="20C60BFE" w:rsidR="00582E76" w:rsidRDefault="00DF5F10" w:rsidP="00582E76">
            <w:pPr>
              <w:rPr>
                <w:rFonts w:asciiTheme="minorHAnsi" w:hAnsiTheme="minorHAnsi" w:cstheme="minorHAnsi"/>
                <w:color w:val="000000" w:themeColor="text1"/>
                <w:sz w:val="18"/>
                <w:szCs w:val="18"/>
              </w:rPr>
            </w:pPr>
            <w:r w:rsidRPr="0067525C">
              <w:rPr>
                <w:rFonts w:asciiTheme="minorHAnsi" w:hAnsiTheme="minorHAnsi" w:cstheme="minorHAnsi"/>
                <w:sz w:val="18"/>
                <w:szCs w:val="18"/>
              </w:rPr>
              <w:t xml:space="preserve">Copies features from the input feature class or layer to a new feature class. If the input is a layer which has a selection, only the </w:t>
            </w:r>
            <w:r w:rsidRPr="00582E76">
              <w:rPr>
                <w:rFonts w:asciiTheme="minorHAnsi" w:hAnsiTheme="minorHAnsi" w:cstheme="minorHAnsi"/>
                <w:sz w:val="18"/>
                <w:szCs w:val="18"/>
              </w:rPr>
              <w:t xml:space="preserve">selected features will be copied. If the input is a geodatabase feature class or shapefile, all features will be copied. </w:t>
            </w:r>
            <w:r w:rsidR="00582E76" w:rsidRPr="00582E76">
              <w:rPr>
                <w:rFonts w:asciiTheme="minorHAnsi" w:hAnsiTheme="minorHAnsi" w:cstheme="minorHAnsi"/>
                <w:sz w:val="18"/>
                <w:szCs w:val="18"/>
              </w:rPr>
              <w:t>Both the geometry and attributes of the Input Features will be copied to the output feature class.</w:t>
            </w:r>
            <w:r w:rsidR="00582E76">
              <w:rPr>
                <w:rFonts w:asciiTheme="minorHAnsi" w:hAnsiTheme="minorHAnsi" w:cstheme="minorHAnsi"/>
                <w:color w:val="000000" w:themeColor="text1"/>
                <w:sz w:val="18"/>
                <w:szCs w:val="18"/>
              </w:rPr>
              <w:t xml:space="preserve"> </w:t>
            </w:r>
            <w:r w:rsidR="00582E76" w:rsidRPr="00582E76">
              <w:rPr>
                <w:rFonts w:asciiTheme="minorHAnsi" w:hAnsiTheme="minorHAnsi" w:cstheme="minorHAnsi"/>
                <w:sz w:val="18"/>
                <w:szCs w:val="18"/>
              </w:rPr>
              <w:t>This tool can be used for data conversion as it can read many feature formats (any you can add to ArcMap) and write these to shapefile or geodatabase (File, Personal, or ArcSDE).</w:t>
            </w:r>
            <w:r w:rsidR="00582E76">
              <w:rPr>
                <w:rFonts w:asciiTheme="minorHAnsi" w:hAnsiTheme="minorHAnsi" w:cstheme="minorHAnsi"/>
                <w:sz w:val="18"/>
                <w:szCs w:val="18"/>
              </w:rPr>
              <w:t xml:space="preserve"> </w:t>
            </w:r>
            <w:r w:rsidR="00582E76" w:rsidRPr="00582E76">
              <w:rPr>
                <w:rFonts w:asciiTheme="minorHAnsi" w:hAnsiTheme="minorHAnsi" w:cstheme="minorHAnsi"/>
                <w:sz w:val="18"/>
                <w:szCs w:val="18"/>
              </w:rPr>
              <w:t xml:space="preserve">See </w:t>
            </w:r>
            <w:hyperlink r:id="rId73" w:history="1">
              <w:r w:rsidR="00582E76" w:rsidRPr="00582E76">
                <w:rPr>
                  <w:rStyle w:val="Hyperlink"/>
                  <w:rFonts w:asciiTheme="minorHAnsi" w:hAnsiTheme="minorHAnsi" w:cstheme="minorHAnsi"/>
                  <w:sz w:val="18"/>
                  <w:szCs w:val="18"/>
                </w:rPr>
                <w:t>ESRI Help for the ‘Copy (Analysis)’ tool</w:t>
              </w:r>
            </w:hyperlink>
            <w:r w:rsidR="00582E76" w:rsidRPr="00582E76">
              <w:rPr>
                <w:rFonts w:asciiTheme="minorHAnsi" w:hAnsiTheme="minorHAnsi" w:cstheme="minorHAnsi"/>
                <w:color w:val="000000" w:themeColor="text1"/>
                <w:sz w:val="18"/>
                <w:szCs w:val="18"/>
              </w:rPr>
              <w:t>.</w:t>
            </w:r>
          </w:p>
          <w:p w14:paraId="6A6256C6" w14:textId="77777777" w:rsidR="00BF5C3A" w:rsidRDefault="00BF5C3A" w:rsidP="00BF5C3A">
            <w:pPr>
              <w:autoSpaceDE w:val="0"/>
              <w:autoSpaceDN w:val="0"/>
              <w:adjustRightInd w:val="0"/>
              <w:rPr>
                <w:rFonts w:asciiTheme="minorHAnsi" w:hAnsiTheme="minorHAnsi" w:cstheme="minorHAnsi"/>
                <w:b/>
                <w:i/>
                <w:color w:val="FF0000"/>
                <w:sz w:val="18"/>
                <w:szCs w:val="18"/>
              </w:rPr>
            </w:pPr>
          </w:p>
          <w:p w14:paraId="28F8C31F" w14:textId="3C57DA5E" w:rsidR="00BF5C3A" w:rsidRDefault="00BF5C3A" w:rsidP="00BF5C3A">
            <w:pPr>
              <w:autoSpaceDE w:val="0"/>
              <w:autoSpaceDN w:val="0"/>
              <w:adjustRightInd w:val="0"/>
              <w:rPr>
                <w:rFonts w:asciiTheme="minorHAnsi" w:hAnsiTheme="minorHAnsi" w:cstheme="minorHAnsi"/>
                <w:color w:val="000020"/>
                <w:sz w:val="18"/>
                <w:szCs w:val="18"/>
              </w:rPr>
            </w:pPr>
            <w:ins w:id="52" w:author="Tom Barrett" w:date="2017-04-11T15:58:00Z">
              <w:r w:rsidRPr="00194F8B">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ins>
            <w:r>
              <w:rPr>
                <w:rFonts w:asciiTheme="minorHAnsi" w:hAnsiTheme="minorHAnsi" w:cstheme="minorHAnsi"/>
                <w:b/>
                <w:i/>
                <w:color w:val="FF0000"/>
                <w:sz w:val="18"/>
                <w:szCs w:val="18"/>
              </w:rPr>
              <w:t>1</w:t>
            </w:r>
            <w:ins w:id="53" w:author="Tom Barrett" w:date="2017-04-11T15:58:00Z">
              <w:r w:rsidRPr="00194F8B">
                <w:rPr>
                  <w:rFonts w:asciiTheme="minorHAnsi" w:hAnsiTheme="minorHAnsi" w:cstheme="minorHAnsi"/>
                  <w:b/>
                  <w:i/>
                  <w:color w:val="FF0000"/>
                  <w:sz w:val="18"/>
                  <w:szCs w:val="18"/>
                </w:rPr>
                <w:t xml:space="preserve">: </w:t>
              </w:r>
              <w:r>
                <w:rPr>
                  <w:rFonts w:asciiTheme="minorHAnsi" w:hAnsiTheme="minorHAnsi" w:cstheme="minorHAnsi"/>
                  <w:i/>
                  <w:sz w:val="18"/>
                  <w:szCs w:val="18"/>
                </w:rPr>
                <w:t xml:space="preserve"> Note that this tool allows you to copy from one feature format</w:t>
              </w:r>
            </w:ins>
            <w:ins w:id="54" w:author="Tom Barrett" w:date="2017-05-05T12:03:00Z">
              <w:r w:rsidR="006035BB">
                <w:rPr>
                  <w:rFonts w:asciiTheme="minorHAnsi" w:hAnsiTheme="minorHAnsi" w:cstheme="minorHAnsi"/>
                  <w:i/>
                  <w:sz w:val="18"/>
                  <w:szCs w:val="18"/>
                </w:rPr>
                <w:t xml:space="preserve"> to a different format</w:t>
              </w:r>
            </w:ins>
            <w:ins w:id="55" w:author="Tom Barrett" w:date="2017-04-11T15:58:00Z">
              <w:r>
                <w:rPr>
                  <w:rFonts w:asciiTheme="minorHAnsi" w:hAnsiTheme="minorHAnsi" w:cstheme="minorHAnsi"/>
                  <w:i/>
                  <w:sz w:val="18"/>
                  <w:szCs w:val="18"/>
                </w:rPr>
                <w:t xml:space="preserve">, </w:t>
              </w:r>
            </w:ins>
            <w:ins w:id="56" w:author="Tom Barrett" w:date="2017-05-05T12:03:00Z">
              <w:r w:rsidR="006035BB">
                <w:rPr>
                  <w:rFonts w:asciiTheme="minorHAnsi" w:hAnsiTheme="minorHAnsi" w:cstheme="minorHAnsi"/>
                  <w:i/>
                  <w:sz w:val="18"/>
                  <w:szCs w:val="18"/>
                </w:rPr>
                <w:t>for example a</w:t>
              </w:r>
            </w:ins>
            <w:ins w:id="57" w:author="Tom Barrett" w:date="2017-04-11T15:58:00Z">
              <w:r>
                <w:rPr>
                  <w:rFonts w:asciiTheme="minorHAnsi" w:hAnsiTheme="minorHAnsi" w:cstheme="minorHAnsi"/>
                  <w:i/>
                  <w:sz w:val="18"/>
                  <w:szCs w:val="18"/>
                </w:rPr>
                <w:t xml:space="preserve"> shapefile</w:t>
              </w:r>
            </w:ins>
            <w:ins w:id="58" w:author="Tom Barrett" w:date="2017-05-05T12:03:00Z">
              <w:r w:rsidR="006035BB">
                <w:rPr>
                  <w:rFonts w:asciiTheme="minorHAnsi" w:hAnsiTheme="minorHAnsi" w:cstheme="minorHAnsi"/>
                  <w:i/>
                  <w:sz w:val="18"/>
                  <w:szCs w:val="18"/>
                </w:rPr>
                <w:t xml:space="preserve"> can be copied to a </w:t>
              </w:r>
            </w:ins>
            <w:ins w:id="59" w:author="Tom Barrett" w:date="2017-04-11T15:58:00Z">
              <w:r>
                <w:rPr>
                  <w:rFonts w:asciiTheme="minorHAnsi" w:hAnsiTheme="minorHAnsi" w:cstheme="minorHAnsi"/>
                  <w:i/>
                  <w:sz w:val="18"/>
                  <w:szCs w:val="18"/>
                </w:rPr>
                <w:t xml:space="preserve">feature class in a File </w:t>
              </w:r>
              <w:proofErr w:type="spellStart"/>
              <w:r>
                <w:rPr>
                  <w:rFonts w:asciiTheme="minorHAnsi" w:hAnsiTheme="minorHAnsi" w:cstheme="minorHAnsi"/>
                  <w:i/>
                  <w:sz w:val="18"/>
                  <w:szCs w:val="18"/>
                </w:rPr>
                <w:t>Geodatabse</w:t>
              </w:r>
              <w:proofErr w:type="spellEnd"/>
              <w:r>
                <w:rPr>
                  <w:rFonts w:asciiTheme="minorHAnsi" w:hAnsiTheme="minorHAnsi" w:cstheme="minorHAnsi"/>
                  <w:i/>
                  <w:sz w:val="18"/>
                  <w:szCs w:val="18"/>
                </w:rPr>
                <w:t>. The ‘Geodata &gt; Copy’ tool does not allow this.</w:t>
              </w:r>
            </w:ins>
          </w:p>
          <w:p w14:paraId="10C67810" w14:textId="77777777" w:rsidR="00BF5C3A" w:rsidRPr="00582E76" w:rsidRDefault="00BF5C3A" w:rsidP="00582E76">
            <w:pPr>
              <w:rPr>
                <w:rFonts w:asciiTheme="minorHAnsi" w:hAnsiTheme="minorHAnsi" w:cstheme="minorHAnsi"/>
                <w:color w:val="000000" w:themeColor="text1"/>
                <w:sz w:val="18"/>
                <w:szCs w:val="18"/>
              </w:rPr>
            </w:pPr>
          </w:p>
          <w:p w14:paraId="6B92C6BE" w14:textId="77777777" w:rsidR="00582E76" w:rsidRPr="00582E76" w:rsidRDefault="00582E76" w:rsidP="009A0BD9">
            <w:pPr>
              <w:rPr>
                <w:rFonts w:asciiTheme="minorHAnsi" w:hAnsiTheme="minorHAnsi" w:cstheme="minorHAnsi"/>
                <w:color w:val="000000" w:themeColor="text1"/>
                <w:sz w:val="18"/>
                <w:szCs w:val="18"/>
              </w:rPr>
            </w:pPr>
          </w:p>
          <w:p w14:paraId="18F8331F" w14:textId="77777777" w:rsidR="009615EE" w:rsidRPr="00EB747A" w:rsidRDefault="009615EE" w:rsidP="009615EE">
            <w:pPr>
              <w:rPr>
                <w:rFonts w:asciiTheme="minorHAnsi" w:hAnsiTheme="minorHAnsi" w:cstheme="minorHAnsi"/>
                <w:sz w:val="18"/>
                <w:szCs w:val="18"/>
              </w:rPr>
            </w:pPr>
            <w:r w:rsidRPr="00582E76">
              <w:rPr>
                <w:rFonts w:asciiTheme="minorHAnsi" w:hAnsiTheme="minorHAnsi" w:cstheme="minorHAnsi"/>
                <w:b/>
                <w:sz w:val="18"/>
                <w:szCs w:val="18"/>
              </w:rPr>
              <w:t>Table for Features:</w:t>
            </w:r>
            <w:r w:rsidRPr="00582E76">
              <w:rPr>
                <w:rFonts w:asciiTheme="minorHAnsi" w:hAnsiTheme="minorHAnsi" w:cstheme="minorHAnsi"/>
                <w:sz w:val="18"/>
                <w:szCs w:val="18"/>
              </w:rPr>
              <w:t xml:space="preserve"> This is the input table, usually the results table generated by the ‘</w:t>
            </w:r>
            <w:r w:rsidRPr="00582E76">
              <w:rPr>
                <w:rFonts w:asciiTheme="minorHAnsi" w:hAnsiTheme="minorHAnsi" w:cstheme="minorHAnsi"/>
                <w:i/>
                <w:sz w:val="18"/>
                <w:szCs w:val="18"/>
              </w:rPr>
              <w:t>Geodata &gt; Search</w:t>
            </w:r>
            <w:r w:rsidRPr="00582E76">
              <w:rPr>
                <w:rFonts w:asciiTheme="minorHAnsi" w:hAnsiTheme="minorHAnsi" w:cstheme="minorHAnsi"/>
                <w:sz w:val="18"/>
                <w:szCs w:val="18"/>
              </w:rPr>
              <w:t>’ tool, but it can be any table with a field containing</w:t>
            </w:r>
            <w:r w:rsidRPr="00EB747A">
              <w:rPr>
                <w:rFonts w:asciiTheme="minorHAnsi" w:hAnsiTheme="minorHAnsi" w:cstheme="minorHAnsi"/>
                <w:sz w:val="18"/>
                <w:szCs w:val="18"/>
              </w:rPr>
              <w:t xml:space="preserve"> the full path to the geodata you want to process with this tool. If the Items Table is a DBF, or a table in an ESRI File Geodatabase, then you can select a subset of rows in ArcMap and only those rows will be processed by the tool.</w:t>
            </w:r>
          </w:p>
          <w:p w14:paraId="04CDF65F" w14:textId="77777777" w:rsidR="009615EE" w:rsidRPr="00EB747A" w:rsidRDefault="009615EE" w:rsidP="009615EE">
            <w:pPr>
              <w:rPr>
                <w:rFonts w:asciiTheme="minorHAnsi" w:hAnsiTheme="minorHAnsi" w:cstheme="minorHAnsi"/>
                <w:b/>
                <w:sz w:val="18"/>
                <w:szCs w:val="18"/>
              </w:rPr>
            </w:pPr>
          </w:p>
          <w:p w14:paraId="6C714046" w14:textId="77777777" w:rsidR="009615EE" w:rsidRPr="00EB747A" w:rsidRDefault="009615EE" w:rsidP="009615EE">
            <w:pPr>
              <w:rPr>
                <w:rFonts w:asciiTheme="minorHAnsi" w:hAnsiTheme="minorHAnsi" w:cstheme="minorHAnsi"/>
                <w:sz w:val="18"/>
                <w:szCs w:val="18"/>
              </w:rPr>
            </w:pPr>
            <w:r w:rsidRPr="00EB747A">
              <w:rPr>
                <w:rFonts w:asciiTheme="minorHAnsi" w:hAnsiTheme="minorHAnsi" w:cstheme="minorHAnsi"/>
                <w:b/>
                <w:sz w:val="18"/>
                <w:szCs w:val="18"/>
              </w:rPr>
              <w:t>Field for Geodata:</w:t>
            </w:r>
            <w:r w:rsidRPr="00EB747A">
              <w:rPr>
                <w:rFonts w:asciiTheme="minorHAnsi" w:hAnsiTheme="minorHAnsi" w:cstheme="minorHAnsi"/>
                <w:sz w:val="18"/>
                <w:szCs w:val="18"/>
              </w:rPr>
              <w:t xml:space="preserve"> Select the field from the 'Table for Features' that contains the full path to the geodata items you want to copy.</w:t>
            </w:r>
          </w:p>
          <w:p w14:paraId="4FBBAC3F" w14:textId="77777777" w:rsidR="009615EE" w:rsidRPr="00EB747A" w:rsidRDefault="009615EE" w:rsidP="009615EE">
            <w:pPr>
              <w:rPr>
                <w:rFonts w:asciiTheme="minorHAnsi" w:hAnsiTheme="minorHAnsi" w:cstheme="minorHAnsi"/>
                <w:sz w:val="18"/>
                <w:szCs w:val="18"/>
              </w:rPr>
            </w:pPr>
          </w:p>
          <w:p w14:paraId="6DCBDF99" w14:textId="1C24161D" w:rsidR="009615EE" w:rsidRPr="00EB747A" w:rsidRDefault="009615EE" w:rsidP="009615EE">
            <w:pPr>
              <w:rPr>
                <w:rFonts w:asciiTheme="minorHAnsi" w:hAnsiTheme="minorHAnsi" w:cstheme="minorHAnsi"/>
                <w:sz w:val="18"/>
                <w:szCs w:val="18"/>
              </w:rPr>
            </w:pPr>
            <w:proofErr w:type="spellStart"/>
            <w:r w:rsidRPr="00EB747A">
              <w:rPr>
                <w:rFonts w:asciiTheme="minorHAnsi" w:hAnsiTheme="minorHAnsi" w:cstheme="minorHAnsi"/>
                <w:b/>
                <w:sz w:val="18"/>
                <w:szCs w:val="18"/>
              </w:rPr>
              <w:t>Config</w:t>
            </w:r>
            <w:proofErr w:type="spellEnd"/>
            <w:r w:rsidRPr="00EB747A">
              <w:rPr>
                <w:rFonts w:asciiTheme="minorHAnsi" w:hAnsiTheme="minorHAnsi" w:cstheme="minorHAnsi"/>
                <w:b/>
                <w:sz w:val="18"/>
                <w:szCs w:val="18"/>
              </w:rPr>
              <w:t xml:space="preserve"> Keyword: </w:t>
            </w:r>
            <w:r w:rsidR="00EB747A" w:rsidRPr="00EB747A">
              <w:rPr>
                <w:rFonts w:asciiTheme="minorHAnsi" w:hAnsiTheme="minorHAnsi" w:cstheme="minorHAnsi"/>
                <w:sz w:val="18"/>
                <w:szCs w:val="18"/>
              </w:rPr>
              <w:t>Geodatabase configuration keyword to be applied if the output is an ArcSDE geodatabase or file geodatabase.</w:t>
            </w:r>
          </w:p>
          <w:p w14:paraId="1F659B7E" w14:textId="77777777" w:rsidR="00BF5C3A" w:rsidRDefault="00BF5C3A" w:rsidP="00BF5C3A">
            <w:pPr>
              <w:rPr>
                <w:rFonts w:asciiTheme="minorHAnsi" w:hAnsiTheme="minorHAnsi" w:cstheme="minorHAnsi"/>
                <w:b/>
                <w:sz w:val="18"/>
                <w:szCs w:val="18"/>
              </w:rPr>
            </w:pPr>
          </w:p>
          <w:p w14:paraId="197984CB"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r w:rsidRPr="00EB747A">
              <w:rPr>
                <w:rFonts w:asciiTheme="minorHAnsi" w:hAnsiTheme="minorHAnsi" w:cstheme="minorHAnsi"/>
                <w:b/>
                <w:sz w:val="18"/>
                <w:szCs w:val="18"/>
              </w:rPr>
              <w:t xml:space="preserve">Output Workspace: </w:t>
            </w:r>
            <w:r w:rsidRPr="00EB747A">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w:t>
            </w:r>
            <w:r w:rsidRPr="004D543E">
              <w:rPr>
                <w:rFonts w:asciiTheme="minorHAnsi" w:hAnsiTheme="minorHAnsi" w:cstheme="minorHAnsi"/>
                <w:sz w:val="18"/>
                <w:szCs w:val="18"/>
              </w:rPr>
              <w:t xml:space="preserve"> geodata that failed and any ESRI error messages. </w:t>
            </w:r>
          </w:p>
          <w:p w14:paraId="65E82C8C" w14:textId="77777777" w:rsidR="009615EE" w:rsidRPr="004D543E" w:rsidRDefault="009615EE" w:rsidP="009615EE">
            <w:pPr>
              <w:autoSpaceDE w:val="0"/>
              <w:autoSpaceDN w:val="0"/>
              <w:adjustRightInd w:val="0"/>
              <w:rPr>
                <w:rFonts w:asciiTheme="minorHAnsi" w:hAnsiTheme="minorHAnsi" w:cstheme="minorHAnsi"/>
                <w:color w:val="000000"/>
                <w:sz w:val="18"/>
                <w:szCs w:val="18"/>
                <w:lang w:val="en-US" w:eastAsia="en-US"/>
              </w:rPr>
            </w:pPr>
          </w:p>
          <w:p w14:paraId="1701D7AB"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CBB88A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01770841"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E8449F4" w14:textId="77777777" w:rsidR="009615EE" w:rsidRDefault="009615EE" w:rsidP="009615EE">
            <w:pPr>
              <w:autoSpaceDE w:val="0"/>
              <w:autoSpaceDN w:val="0"/>
              <w:adjustRightInd w:val="0"/>
              <w:rPr>
                <w:rFonts w:asciiTheme="minorHAnsi" w:eastAsiaTheme="minorHAnsi" w:hAnsiTheme="minorHAnsi" w:cstheme="minorHAnsi"/>
                <w:color w:val="000000"/>
                <w:sz w:val="18"/>
                <w:szCs w:val="18"/>
                <w:lang w:eastAsia="en-US"/>
              </w:rPr>
            </w:pPr>
          </w:p>
          <w:p w14:paraId="4415F327" w14:textId="77777777" w:rsidR="009615EE" w:rsidRPr="00170A4B" w:rsidRDefault="009615EE" w:rsidP="009615EE">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91DF87C" w14:textId="77777777" w:rsidR="009615EE" w:rsidRPr="00D12309" w:rsidRDefault="009615EE" w:rsidP="009615EE">
            <w:pPr>
              <w:autoSpaceDE w:val="0"/>
              <w:autoSpaceDN w:val="0"/>
              <w:adjustRightInd w:val="0"/>
              <w:rPr>
                <w:rFonts w:asciiTheme="minorHAnsi" w:hAnsiTheme="minorHAnsi" w:cstheme="minorHAnsi"/>
                <w:color w:val="000000"/>
                <w:sz w:val="18"/>
                <w:szCs w:val="18"/>
                <w:lang w:val="en-US" w:eastAsia="en-US"/>
              </w:rPr>
            </w:pPr>
          </w:p>
          <w:p w14:paraId="2DD2744E" w14:textId="53D683D2" w:rsidR="009615EE" w:rsidRDefault="009615EE" w:rsidP="009615EE">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AACA2AC" w14:textId="77777777" w:rsidR="00BF5C3A" w:rsidRDefault="00BF5C3A" w:rsidP="009615EE">
            <w:pPr>
              <w:autoSpaceDE w:val="0"/>
              <w:autoSpaceDN w:val="0"/>
              <w:adjustRightInd w:val="0"/>
              <w:rPr>
                <w:rFonts w:asciiTheme="minorHAnsi" w:hAnsiTheme="minorHAnsi" w:cstheme="minorHAnsi"/>
                <w:color w:val="000000"/>
                <w:sz w:val="18"/>
                <w:szCs w:val="18"/>
                <w:lang w:val="en-US" w:eastAsia="en-US"/>
              </w:rPr>
            </w:pPr>
          </w:p>
          <w:p w14:paraId="06D5B607" w14:textId="77777777" w:rsidR="00BF5C3A" w:rsidRPr="00BF5C3A" w:rsidRDefault="00BF5C3A" w:rsidP="00BF5C3A">
            <w:pPr>
              <w:rPr>
                <w:rFonts w:asciiTheme="minorHAnsi" w:hAnsiTheme="minorHAnsi" w:cstheme="minorHAnsi"/>
                <w:b/>
                <w:sz w:val="18"/>
                <w:szCs w:val="18"/>
              </w:rPr>
            </w:pPr>
            <w:r>
              <w:rPr>
                <w:rFonts w:asciiTheme="minorHAnsi" w:hAnsiTheme="minorHAnsi" w:cstheme="minorHAnsi"/>
                <w:b/>
                <w:sz w:val="18"/>
                <w:szCs w:val="18"/>
              </w:rPr>
              <w:t>&lt;&lt;Options&gt;&gt;</w:t>
            </w:r>
          </w:p>
          <w:p w14:paraId="4FB4D6E6" w14:textId="77777777" w:rsidR="00BF5C3A" w:rsidRPr="00EB747A" w:rsidRDefault="00BF5C3A" w:rsidP="00BF5C3A">
            <w:pPr>
              <w:rPr>
                <w:rFonts w:asciiTheme="minorHAnsi" w:hAnsiTheme="minorHAnsi" w:cstheme="minorHAnsi"/>
                <w:color w:val="000000" w:themeColor="text1"/>
                <w:sz w:val="18"/>
                <w:szCs w:val="18"/>
              </w:rPr>
            </w:pPr>
            <w:r w:rsidRPr="00EB747A">
              <w:rPr>
                <w:rFonts w:asciiTheme="minorHAnsi" w:hAnsiTheme="minorHAnsi" w:cstheme="minorHAnsi"/>
                <w:b/>
                <w:color w:val="000000" w:themeColor="text1"/>
                <w:sz w:val="18"/>
                <w:szCs w:val="18"/>
              </w:rPr>
              <w:t>Spatial Grid 1 (optional):</w:t>
            </w:r>
            <w:r w:rsidRPr="00EB747A">
              <w:rPr>
                <w:rFonts w:asciiTheme="minorHAnsi" w:hAnsiTheme="minorHAnsi" w:cstheme="minorHAnsi"/>
                <w:color w:val="000000" w:themeColor="text1"/>
                <w:sz w:val="18"/>
                <w:szCs w:val="18"/>
              </w:rPr>
              <w:t xml:space="preserve"> </w:t>
            </w:r>
            <w:r w:rsidRPr="00EB747A">
              <w:rPr>
                <w:rFonts w:asciiTheme="minorHAnsi" w:hAnsiTheme="minorHAnsi" w:cstheme="minorHAnsi"/>
                <w:sz w:val="18"/>
                <w:szCs w:val="18"/>
              </w:rPr>
              <w:t xml:space="preserve">The </w:t>
            </w:r>
            <w:r w:rsidRPr="00EB747A">
              <w:rPr>
                <w:rStyle w:val="uicontrol"/>
                <w:rFonts w:asciiTheme="minorHAnsi" w:eastAsiaTheme="majorEastAsia" w:hAnsiTheme="minorHAnsi" w:cstheme="minorHAnsi"/>
                <w:sz w:val="18"/>
                <w:szCs w:val="18"/>
              </w:rPr>
              <w:t>Spatial Grid 1, 2, and 3</w:t>
            </w:r>
            <w:r w:rsidRPr="00EB747A">
              <w:rPr>
                <w:rFonts w:asciiTheme="minorHAnsi" w:hAnsiTheme="minorHAnsi" w:cstheme="minorHAnsi"/>
                <w:sz w:val="18"/>
                <w:szCs w:val="18"/>
              </w:rPr>
              <w:t xml:space="preserve"> parameters apply only to file geodatabases and certain workgroup and enterprise geodatabase feature classes. If you are unfamiliar with setting grid sizes, leave these options as 0</w:t>
            </w:r>
            <w:proofErr w:type="gramStart"/>
            <w:r w:rsidRPr="00EB747A">
              <w:rPr>
                <w:rFonts w:asciiTheme="minorHAnsi" w:hAnsiTheme="minorHAnsi" w:cstheme="minorHAnsi"/>
                <w:sz w:val="18"/>
                <w:szCs w:val="18"/>
              </w:rPr>
              <w:t>,0,0</w:t>
            </w:r>
            <w:proofErr w:type="gramEnd"/>
            <w:r w:rsidRPr="00EB747A">
              <w:rPr>
                <w:rFonts w:asciiTheme="minorHAnsi" w:hAnsiTheme="minorHAnsi" w:cstheme="minorHAnsi"/>
                <w:sz w:val="18"/>
                <w:szCs w:val="18"/>
              </w:rPr>
              <w:t xml:space="preserve"> and ArcGIS will compute optimal sizes for you. For more information about this parameter, refer to the </w:t>
            </w:r>
            <w:hyperlink r:id="rId74" w:history="1">
              <w:r w:rsidRPr="00EB747A">
                <w:rPr>
                  <w:rStyle w:val="Hyperlink"/>
                  <w:rFonts w:asciiTheme="minorHAnsi" w:eastAsiaTheme="majorEastAsia" w:hAnsiTheme="minorHAnsi" w:cstheme="minorHAnsi"/>
                  <w:sz w:val="18"/>
                  <w:szCs w:val="18"/>
                </w:rPr>
                <w:t>Add Spatial Index</w:t>
              </w:r>
            </w:hyperlink>
            <w:r w:rsidRPr="00EB747A">
              <w:rPr>
                <w:rFonts w:asciiTheme="minorHAnsi" w:hAnsiTheme="minorHAnsi" w:cstheme="minorHAnsi"/>
                <w:sz w:val="18"/>
                <w:szCs w:val="18"/>
              </w:rPr>
              <w:t xml:space="preserve"> tool documentation.</w:t>
            </w:r>
          </w:p>
          <w:p w14:paraId="67A523C6" w14:textId="77777777" w:rsidR="00BF5C3A" w:rsidRPr="00EB747A" w:rsidRDefault="00BF5C3A" w:rsidP="00BF5C3A">
            <w:pPr>
              <w:rPr>
                <w:rFonts w:asciiTheme="minorHAnsi" w:hAnsiTheme="minorHAnsi" w:cstheme="minorHAnsi"/>
                <w:color w:val="000000" w:themeColor="text1"/>
                <w:sz w:val="18"/>
                <w:szCs w:val="18"/>
              </w:rPr>
            </w:pPr>
          </w:p>
          <w:p w14:paraId="455A4430" w14:textId="77777777" w:rsidR="00BF5C3A" w:rsidRPr="00EB747A" w:rsidRDefault="00BF5C3A" w:rsidP="00BF5C3A">
            <w:pPr>
              <w:rPr>
                <w:rFonts w:asciiTheme="minorHAnsi" w:hAnsiTheme="minorHAnsi" w:cstheme="minorHAnsi"/>
                <w:sz w:val="18"/>
                <w:szCs w:val="18"/>
              </w:rPr>
            </w:pPr>
            <w:r w:rsidRPr="00EB747A">
              <w:rPr>
                <w:rFonts w:asciiTheme="minorHAnsi" w:hAnsiTheme="minorHAnsi" w:cstheme="minorHAnsi"/>
                <w:b/>
                <w:color w:val="000000" w:themeColor="text1"/>
                <w:sz w:val="18"/>
                <w:szCs w:val="18"/>
              </w:rPr>
              <w:t>Spatial Grid 2 (optional):</w:t>
            </w:r>
            <w:r w:rsidRPr="00EB747A">
              <w:rPr>
                <w:rFonts w:asciiTheme="minorHAnsi" w:hAnsiTheme="minorHAnsi" w:cstheme="minorHAnsi"/>
                <w:color w:val="000000" w:themeColor="text1"/>
                <w:sz w:val="18"/>
                <w:szCs w:val="18"/>
              </w:rPr>
              <w:t xml:space="preserve"> </w:t>
            </w:r>
            <w:r w:rsidRPr="00EB747A">
              <w:rPr>
                <w:rFonts w:asciiTheme="minorHAnsi" w:hAnsiTheme="minorHAnsi" w:cstheme="minorHAnsi"/>
                <w:sz w:val="18"/>
                <w:szCs w:val="18"/>
              </w:rPr>
              <w:t xml:space="preserve">Cell size of the second spatial grid. Leave the size at 0 if you only want one grid. Otherwise, set the size to at least three </w:t>
            </w:r>
            <w:r>
              <w:rPr>
                <w:rFonts w:asciiTheme="minorHAnsi" w:hAnsiTheme="minorHAnsi" w:cstheme="minorHAnsi"/>
                <w:sz w:val="18"/>
                <w:szCs w:val="18"/>
              </w:rPr>
              <w:t>times larger than Spatial Grid 1</w:t>
            </w:r>
            <w:r w:rsidRPr="00EB747A">
              <w:rPr>
                <w:rFonts w:asciiTheme="minorHAnsi" w:hAnsiTheme="minorHAnsi" w:cstheme="minorHAnsi"/>
                <w:sz w:val="18"/>
                <w:szCs w:val="18"/>
              </w:rPr>
              <w:t xml:space="preserve">. </w:t>
            </w:r>
          </w:p>
          <w:p w14:paraId="32F6B670" w14:textId="77777777" w:rsidR="00BF5C3A" w:rsidRPr="00EB747A" w:rsidRDefault="00BF5C3A" w:rsidP="00BF5C3A">
            <w:pPr>
              <w:rPr>
                <w:rFonts w:asciiTheme="minorHAnsi" w:hAnsiTheme="minorHAnsi" w:cstheme="minorHAnsi"/>
                <w:color w:val="000000" w:themeColor="text1"/>
                <w:sz w:val="18"/>
                <w:szCs w:val="18"/>
              </w:rPr>
            </w:pPr>
          </w:p>
          <w:p w14:paraId="3DC1A7BA" w14:textId="77777777" w:rsidR="00BF5C3A" w:rsidRPr="00EB747A" w:rsidRDefault="00BF5C3A" w:rsidP="00BF5C3A">
            <w:pPr>
              <w:rPr>
                <w:rFonts w:asciiTheme="minorHAnsi" w:hAnsiTheme="minorHAnsi" w:cstheme="minorHAnsi"/>
                <w:color w:val="000000" w:themeColor="text1"/>
                <w:sz w:val="18"/>
                <w:szCs w:val="18"/>
              </w:rPr>
            </w:pPr>
            <w:r w:rsidRPr="00EB747A">
              <w:rPr>
                <w:rFonts w:asciiTheme="minorHAnsi" w:hAnsiTheme="minorHAnsi" w:cstheme="minorHAnsi"/>
                <w:b/>
                <w:color w:val="000000" w:themeColor="text1"/>
                <w:sz w:val="18"/>
                <w:szCs w:val="18"/>
              </w:rPr>
              <w:t>Spatial Grid 3 (optional):</w:t>
            </w:r>
            <w:r w:rsidRPr="00EB747A">
              <w:rPr>
                <w:rFonts w:asciiTheme="minorHAnsi" w:hAnsiTheme="minorHAnsi" w:cstheme="minorHAnsi"/>
                <w:color w:val="000000" w:themeColor="text1"/>
                <w:sz w:val="18"/>
                <w:szCs w:val="18"/>
              </w:rPr>
              <w:t xml:space="preserve"> </w:t>
            </w:r>
            <w:r w:rsidRPr="00EB747A">
              <w:rPr>
                <w:rFonts w:asciiTheme="minorHAnsi" w:hAnsiTheme="minorHAnsi" w:cstheme="minorHAnsi"/>
                <w:sz w:val="18"/>
                <w:szCs w:val="18"/>
              </w:rPr>
              <w:t>Cell size of the third spatial grid. Leave the size at 0 if you only want two grids. Otherwise, set the size to at least three times larger than Spatial Grid 2.</w:t>
            </w:r>
          </w:p>
          <w:p w14:paraId="3BE9790D" w14:textId="77777777" w:rsidR="00BF5C3A" w:rsidRDefault="00BF5C3A" w:rsidP="009615EE">
            <w:pPr>
              <w:autoSpaceDE w:val="0"/>
              <w:autoSpaceDN w:val="0"/>
              <w:adjustRightInd w:val="0"/>
              <w:rPr>
                <w:rFonts w:asciiTheme="minorHAnsi" w:hAnsiTheme="minorHAnsi" w:cstheme="minorHAnsi"/>
                <w:color w:val="000000"/>
                <w:sz w:val="18"/>
                <w:szCs w:val="18"/>
                <w:lang w:val="en-US" w:eastAsia="en-US"/>
              </w:rPr>
            </w:pPr>
          </w:p>
          <w:p w14:paraId="3ED6EEF5" w14:textId="77777777" w:rsidR="00BF5C3A" w:rsidRPr="00BF5C3A" w:rsidRDefault="00BF5C3A" w:rsidP="00BF5C3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5699FFA6" w14:textId="77777777" w:rsidR="00BF5C3A" w:rsidRDefault="00BF5C3A" w:rsidP="00BF5C3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6CF16A8E" w14:textId="77777777" w:rsidR="00BF5C3A" w:rsidRDefault="00BF5C3A" w:rsidP="00BF5C3A">
            <w:pPr>
              <w:autoSpaceDE w:val="0"/>
              <w:autoSpaceDN w:val="0"/>
              <w:adjustRightInd w:val="0"/>
              <w:rPr>
                <w:rFonts w:asciiTheme="minorHAnsi" w:hAnsiTheme="minorHAnsi" w:cstheme="minorHAnsi"/>
                <w:color w:val="000020"/>
                <w:sz w:val="18"/>
                <w:szCs w:val="18"/>
              </w:rPr>
            </w:pPr>
          </w:p>
          <w:p w14:paraId="0491AEF8" w14:textId="77777777" w:rsidR="00BF5C3A" w:rsidRDefault="00BF5C3A" w:rsidP="00BF5C3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7268F275" w14:textId="77777777" w:rsidR="00C3051A" w:rsidRDefault="00C3051A" w:rsidP="009A0BD9">
            <w:pPr>
              <w:pStyle w:val="NormalWeb"/>
              <w:spacing w:before="0" w:beforeAutospacing="0" w:after="0" w:afterAutospacing="0"/>
              <w:jc w:val="right"/>
            </w:pPr>
          </w:p>
          <w:p w14:paraId="3F2A5CD4" w14:textId="77777777" w:rsidR="00C3051A" w:rsidRPr="006C5B2D" w:rsidRDefault="00943AA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w:t>
              </w:r>
              <w:r w:rsidR="00C3051A" w:rsidRPr="002D2336">
                <w:rPr>
                  <w:rStyle w:val="Hyperlink"/>
                  <w:rFonts w:asciiTheme="minorHAnsi" w:hAnsiTheme="minorHAnsi" w:cstheme="minorHAnsi"/>
                  <w:sz w:val="18"/>
                  <w:szCs w:val="18"/>
                </w:rPr>
                <w:t>c</w:t>
              </w:r>
              <w:r w:rsidR="00C3051A" w:rsidRPr="002D2336">
                <w:rPr>
                  <w:rStyle w:val="Hyperlink"/>
                  <w:rFonts w:asciiTheme="minorHAnsi" w:hAnsiTheme="minorHAnsi" w:cstheme="minorHAnsi"/>
                  <w:sz w:val="18"/>
                  <w:szCs w:val="18"/>
                </w:rPr>
                <w:t>k to Summary of Grid Garage Tools</w:t>
              </w:r>
            </w:hyperlink>
          </w:p>
          <w:p w14:paraId="57380143" w14:textId="77777777" w:rsidR="00C3051A" w:rsidRPr="004017F8" w:rsidRDefault="00C3051A" w:rsidP="009A0BD9">
            <w:pPr>
              <w:rPr>
                <w:rFonts w:asciiTheme="minorHAnsi" w:hAnsiTheme="minorHAnsi" w:cstheme="minorHAnsi"/>
                <w:sz w:val="18"/>
                <w:szCs w:val="18"/>
              </w:rPr>
            </w:pPr>
          </w:p>
        </w:tc>
      </w:tr>
    </w:tbl>
    <w:p w14:paraId="6E08CFD1" w14:textId="03266E64" w:rsidR="00C3051A" w:rsidRDefault="00C3051A" w:rsidP="00C3051A"/>
    <w:p w14:paraId="63196FEC" w14:textId="77777777" w:rsidR="00C3051A" w:rsidRPr="004F7ABA" w:rsidRDefault="00C3051A" w:rsidP="00C3051A">
      <w:pPr>
        <w:pStyle w:val="Heading3"/>
      </w:pPr>
      <w:bookmarkStart w:id="60" w:name="_Feature_&gt;_Rasterise"/>
      <w:bookmarkStart w:id="61" w:name="_Toc476903399"/>
      <w:bookmarkEnd w:id="60"/>
      <w:r>
        <w:t>Feature &gt; Rasterise by Table</w:t>
      </w:r>
      <w:bookmarkEnd w:id="61"/>
    </w:p>
    <w:tbl>
      <w:tblPr>
        <w:tblStyle w:val="TableGrid"/>
        <w:tblW w:w="0" w:type="auto"/>
        <w:tblLook w:val="04A0" w:firstRow="1" w:lastRow="0" w:firstColumn="1" w:lastColumn="0" w:noHBand="0" w:noVBand="1"/>
      </w:tblPr>
      <w:tblGrid>
        <w:gridCol w:w="2826"/>
        <w:gridCol w:w="11122"/>
      </w:tblGrid>
      <w:tr w:rsidR="00C3051A" w:rsidRPr="004017F8" w14:paraId="5684F3DC" w14:textId="77777777" w:rsidTr="009A0BD9">
        <w:trPr>
          <w:tblHeader/>
        </w:trPr>
        <w:tc>
          <w:tcPr>
            <w:tcW w:w="2689" w:type="dxa"/>
          </w:tcPr>
          <w:p w14:paraId="61E79942"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0CEF61BB" w14:textId="77777777" w:rsidR="00C3051A" w:rsidRPr="004017F8" w:rsidRDefault="00C3051A" w:rsidP="009A0BD9">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C3051A" w:rsidRPr="004017F8" w14:paraId="174C24F3" w14:textId="77777777" w:rsidTr="009A0BD9">
        <w:tc>
          <w:tcPr>
            <w:tcW w:w="2689" w:type="dxa"/>
          </w:tcPr>
          <w:p w14:paraId="458C3037" w14:textId="77777777" w:rsidR="00C3051A" w:rsidRPr="004017F8" w:rsidRDefault="00C3051A" w:rsidP="009A0BD9">
            <w:pPr>
              <w:rPr>
                <w:rFonts w:asciiTheme="minorHAnsi" w:hAnsiTheme="minorHAnsi" w:cstheme="minorHAnsi"/>
                <w:sz w:val="18"/>
                <w:szCs w:val="18"/>
              </w:rPr>
            </w:pPr>
          </w:p>
          <w:p w14:paraId="2E227A09" w14:textId="17968EAC" w:rsidR="00C3051A" w:rsidRPr="004017F8" w:rsidRDefault="00C3051A" w:rsidP="009A0BD9">
            <w:pPr>
              <w:rPr>
                <w:rFonts w:asciiTheme="minorHAnsi" w:hAnsiTheme="minorHAnsi" w:cstheme="minorHAnsi"/>
                <w:sz w:val="18"/>
                <w:szCs w:val="18"/>
              </w:rPr>
            </w:pPr>
            <w:r w:rsidRPr="004017F8">
              <w:rPr>
                <w:rFonts w:asciiTheme="minorHAnsi" w:hAnsiTheme="minorHAnsi" w:cstheme="minorHAnsi"/>
                <w:noProof/>
                <w:sz w:val="18"/>
                <w:szCs w:val="18"/>
              </w:rPr>
              <w:lastRenderedPageBreak/>
              <mc:AlternateContent>
                <mc:Choice Requires="wps">
                  <w:drawing>
                    <wp:anchor distT="0" distB="0" distL="114300" distR="114300" simplePos="0" relativeHeight="251770880" behindDoc="0" locked="0" layoutInCell="1" allowOverlap="1" wp14:anchorId="3C8142B1" wp14:editId="2FEAA9C1">
                      <wp:simplePos x="0" y="0"/>
                      <wp:positionH relativeFrom="column">
                        <wp:posOffset>427010</wp:posOffset>
                      </wp:positionH>
                      <wp:positionV relativeFrom="paragraph">
                        <wp:posOffset>663748</wp:posOffset>
                      </wp:positionV>
                      <wp:extent cx="1236114" cy="218114"/>
                      <wp:effectExtent l="0" t="0" r="21590"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114"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97D4D2" id="Oval 137" o:spid="_x0000_s1026" style="position:absolute;margin-left:33.6pt;margin-top:52.25pt;width:97.35pt;height:17.1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" filled="f" strokecolor="red" strokeweight="2pt"/>
                  </w:pict>
                </mc:Fallback>
              </mc:AlternateContent>
            </w:r>
            <w:r w:rsidR="00E11AAE">
              <w:rPr>
                <w:noProof/>
              </w:rPr>
              <w:drawing>
                <wp:inline distT="0" distB="0" distL="0" distR="0" wp14:anchorId="05EC1715" wp14:editId="4D3E35C1">
                  <wp:extent cx="1657350" cy="12096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7350" cy="1209675"/>
                          </a:xfrm>
                          <a:prstGeom prst="rect">
                            <a:avLst/>
                          </a:prstGeom>
                        </pic:spPr>
                      </pic:pic>
                    </a:graphicData>
                  </a:graphic>
                </wp:inline>
              </w:drawing>
            </w:r>
          </w:p>
          <w:p w14:paraId="7BB06CC1" w14:textId="77777777" w:rsidR="00C3051A" w:rsidRDefault="00C3051A" w:rsidP="009A0BD9">
            <w:pPr>
              <w:rPr>
                <w:rFonts w:asciiTheme="minorHAnsi" w:hAnsiTheme="minorHAnsi" w:cstheme="minorHAnsi"/>
                <w:sz w:val="18"/>
                <w:szCs w:val="18"/>
              </w:rPr>
            </w:pPr>
          </w:p>
          <w:p w14:paraId="3A491EE0" w14:textId="77777777" w:rsidR="00C3051A" w:rsidRDefault="00C3051A" w:rsidP="009A0BD9">
            <w:pPr>
              <w:rPr>
                <w:rFonts w:asciiTheme="minorHAnsi" w:hAnsiTheme="minorHAnsi" w:cstheme="minorHAnsi"/>
                <w:sz w:val="18"/>
                <w:szCs w:val="18"/>
              </w:rPr>
            </w:pPr>
          </w:p>
          <w:p w14:paraId="22324D78" w14:textId="77777777" w:rsidR="00C3051A" w:rsidRPr="004017F8" w:rsidRDefault="00C3051A" w:rsidP="009A0BD9">
            <w:pPr>
              <w:rPr>
                <w:rFonts w:asciiTheme="minorHAnsi" w:hAnsiTheme="minorHAnsi" w:cstheme="minorHAnsi"/>
                <w:sz w:val="18"/>
                <w:szCs w:val="18"/>
              </w:rPr>
            </w:pPr>
          </w:p>
        </w:tc>
        <w:tc>
          <w:tcPr>
            <w:tcW w:w="11259" w:type="dxa"/>
          </w:tcPr>
          <w:p w14:paraId="7ED2C31D" w14:textId="77777777" w:rsidR="00C3051A" w:rsidRPr="004017F8" w:rsidRDefault="00C3051A" w:rsidP="009A0BD9">
            <w:pPr>
              <w:rPr>
                <w:rFonts w:asciiTheme="minorHAnsi" w:hAnsiTheme="minorHAnsi" w:cstheme="minorHAnsi"/>
                <w:sz w:val="18"/>
                <w:szCs w:val="18"/>
              </w:rPr>
            </w:pPr>
          </w:p>
          <w:p w14:paraId="76943D85" w14:textId="28B414A2" w:rsidR="00C3051A" w:rsidRDefault="00C3051A" w:rsidP="009A0BD9">
            <w:pPr>
              <w:rPr>
                <w:rStyle w:val="Hyperlink"/>
                <w:rFonts w:asciiTheme="minorHAnsi" w:hAnsiTheme="minorHAnsi" w:cstheme="minorHAnsi"/>
                <w:sz w:val="18"/>
                <w:szCs w:val="18"/>
              </w:rPr>
            </w:pPr>
            <w:r w:rsidRPr="004017F8">
              <w:rPr>
                <w:rFonts w:asciiTheme="minorHAnsi" w:hAnsiTheme="minorHAnsi" w:cstheme="minorHAnsi"/>
                <w:sz w:val="18"/>
                <w:szCs w:val="18"/>
              </w:rPr>
              <w:t xml:space="preserve">This tool converts fields within vector feature classes into raster feature classes based on a list of fields stored in the </w:t>
            </w:r>
            <w:r>
              <w:rPr>
                <w:rFonts w:asciiTheme="minorHAnsi" w:hAnsiTheme="minorHAnsi" w:cstheme="minorHAnsi"/>
                <w:sz w:val="18"/>
                <w:szCs w:val="18"/>
              </w:rPr>
              <w:t>I</w:t>
            </w:r>
            <w:r w:rsidRPr="004017F8">
              <w:rPr>
                <w:rFonts w:asciiTheme="minorHAnsi" w:hAnsiTheme="minorHAnsi" w:cstheme="minorHAnsi"/>
                <w:sz w:val="18"/>
                <w:szCs w:val="18"/>
              </w:rPr>
              <w:t>tems table.  In addition to the ‘</w:t>
            </w:r>
            <w:r>
              <w:rPr>
                <w:rFonts w:asciiTheme="minorHAnsi" w:hAnsiTheme="minorHAnsi" w:cstheme="minorHAnsi"/>
                <w:sz w:val="18"/>
                <w:szCs w:val="18"/>
              </w:rPr>
              <w:t>i</w:t>
            </w:r>
            <w:r w:rsidRPr="004017F8">
              <w:rPr>
                <w:rFonts w:asciiTheme="minorHAnsi" w:hAnsiTheme="minorHAnsi" w:cstheme="minorHAnsi"/>
                <w:sz w:val="18"/>
                <w:szCs w:val="18"/>
              </w:rPr>
              <w:t xml:space="preserve">tem’ field the items table must have a field that contains a list of fields, for each input feature </w:t>
            </w:r>
            <w:r w:rsidRPr="000A62E9">
              <w:rPr>
                <w:rFonts w:asciiTheme="minorHAnsi" w:hAnsiTheme="minorHAnsi" w:cstheme="minorHAnsi"/>
                <w:sz w:val="18"/>
                <w:szCs w:val="18"/>
              </w:rPr>
              <w:t xml:space="preserve">class </w:t>
            </w:r>
            <w:r w:rsidRPr="004017F8">
              <w:rPr>
                <w:rFonts w:asciiTheme="minorHAnsi" w:hAnsiTheme="minorHAnsi" w:cstheme="minorHAnsi"/>
                <w:sz w:val="18"/>
                <w:szCs w:val="18"/>
              </w:rPr>
              <w:t>that you want converted into raster features.  The Grid Garage ‘</w:t>
            </w:r>
            <w:r w:rsidR="00F44F0B">
              <w:rPr>
                <w:rFonts w:asciiTheme="minorHAnsi" w:hAnsiTheme="minorHAnsi" w:cstheme="minorHAnsi"/>
                <w:i/>
                <w:sz w:val="18"/>
                <w:szCs w:val="18"/>
              </w:rPr>
              <w:t xml:space="preserve">Geodata &gt; </w:t>
            </w:r>
            <w:r w:rsidRPr="004C1FF8">
              <w:rPr>
                <w:rFonts w:asciiTheme="minorHAnsi" w:hAnsiTheme="minorHAnsi" w:cstheme="minorHAnsi"/>
                <w:i/>
                <w:sz w:val="18"/>
                <w:szCs w:val="18"/>
              </w:rPr>
              <w:t>Describe</w:t>
            </w:r>
            <w:r w:rsidRPr="004017F8">
              <w:rPr>
                <w:rFonts w:asciiTheme="minorHAnsi" w:hAnsiTheme="minorHAnsi" w:cstheme="minorHAnsi"/>
                <w:sz w:val="18"/>
                <w:szCs w:val="18"/>
              </w:rPr>
              <w:t xml:space="preserve">’ tool can be used to generate a list of all the fields present in each input feature attribute table. For more detailed help see </w:t>
            </w:r>
            <w:hyperlink r:id="rId75" w:history="1">
              <w:r w:rsidRPr="00BF10BB">
                <w:rPr>
                  <w:rStyle w:val="Hyperlink"/>
                  <w:rFonts w:asciiTheme="minorHAnsi" w:hAnsiTheme="minorHAnsi" w:cstheme="minorHAnsi"/>
                  <w:sz w:val="18"/>
                  <w:szCs w:val="18"/>
                </w:rPr>
                <w:t>ESRI Help for the ‘Feature to Raster (Conversion)’ tool.</w:t>
              </w:r>
            </w:hyperlink>
          </w:p>
          <w:p w14:paraId="5AE62239" w14:textId="77777777" w:rsidR="00F01F5A" w:rsidRDefault="00F01F5A" w:rsidP="009A0BD9">
            <w:pPr>
              <w:rPr>
                <w:rStyle w:val="Hyperlink"/>
                <w:rFonts w:asciiTheme="minorHAnsi" w:hAnsiTheme="minorHAnsi" w:cstheme="minorHAnsi"/>
                <w:sz w:val="18"/>
                <w:szCs w:val="18"/>
              </w:rPr>
            </w:pPr>
          </w:p>
          <w:p w14:paraId="42BAB055" w14:textId="77777777" w:rsidR="00F01F5A" w:rsidRDefault="00F01F5A" w:rsidP="00F01F5A">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 &gt; Environments</w:t>
            </w:r>
            <w:proofErr w:type="gramStart"/>
            <w:r w:rsidRPr="007262E3">
              <w:rPr>
                <w:rFonts w:asciiTheme="minorHAnsi" w:hAnsiTheme="minorHAnsi" w:cstheme="minorHAnsi"/>
                <w:i/>
                <w:sz w:val="18"/>
                <w:szCs w:val="18"/>
              </w:rPr>
              <w:t>..</w:t>
            </w:r>
            <w:proofErr w:type="gramEnd"/>
            <w:r>
              <w:rPr>
                <w:rFonts w:asciiTheme="minorHAnsi" w:hAnsiTheme="minorHAnsi" w:cstheme="minorHAnsi"/>
                <w:i/>
                <w:sz w:val="18"/>
                <w:szCs w:val="18"/>
              </w:rPr>
              <w:t xml:space="preserve"> </w:t>
            </w:r>
            <w:proofErr w:type="gramStart"/>
            <w:r w:rsidRPr="00E76879">
              <w:rPr>
                <w:rFonts w:asciiTheme="minorHAnsi" w:hAnsiTheme="minorHAnsi" w:cstheme="minorHAnsi"/>
                <w:i/>
                <w:sz w:val="18"/>
                <w:szCs w:val="18"/>
              </w:rPr>
              <w:t>defaults</w:t>
            </w:r>
            <w:proofErr w:type="gramEnd"/>
            <w:r w:rsidRPr="004017F8">
              <w:rPr>
                <w:rFonts w:asciiTheme="minorHAnsi" w:hAnsiTheme="minorHAnsi" w:cstheme="minorHAnsi"/>
                <w:i/>
                <w:sz w:val="18"/>
                <w:szCs w:val="18"/>
              </w:rPr>
              <w:t xml:space="preserve"> before running this tool.</w:t>
            </w:r>
            <w:del w:id="62" w:author="Tom Barrett" w:date="2017-05-05T12:07:00Z">
              <w:r w:rsidRPr="004017F8" w:rsidDel="006035BB">
                <w:rPr>
                  <w:rFonts w:asciiTheme="minorHAnsi" w:hAnsiTheme="minorHAnsi" w:cstheme="minorHAnsi"/>
                  <w:i/>
                  <w:sz w:val="18"/>
                  <w:szCs w:val="18"/>
                </w:rPr>
                <w:delText>.</w:delText>
              </w:r>
            </w:del>
            <w:r w:rsidRPr="004017F8">
              <w:rPr>
                <w:rFonts w:asciiTheme="minorHAnsi" w:hAnsiTheme="minorHAnsi" w:cstheme="minorHAnsi"/>
                <w:i/>
                <w:sz w:val="18"/>
                <w:szCs w:val="18"/>
              </w:rPr>
              <w:t xml:space="preserve">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Pr>
                <w:rFonts w:asciiTheme="minorHAnsi" w:hAnsiTheme="minorHAnsi" w:cstheme="minorHAnsi"/>
                <w:i/>
                <w:noProof/>
                <w:sz w:val="18"/>
                <w:szCs w:val="18"/>
              </w:rPr>
              <w:t>11</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Pr>
                <w:rFonts w:asciiTheme="minorHAnsi" w:hAnsiTheme="minorHAnsi" w:cstheme="minorHAnsi"/>
                <w:sz w:val="18"/>
                <w:szCs w:val="18"/>
              </w:rPr>
              <w:t xml:space="preserve"> </w:t>
            </w:r>
          </w:p>
          <w:p w14:paraId="49BBBFD2" w14:textId="77777777" w:rsidR="00F01F5A" w:rsidRPr="004017F8" w:rsidRDefault="00F01F5A" w:rsidP="009A0BD9">
            <w:pPr>
              <w:rPr>
                <w:rFonts w:asciiTheme="minorHAnsi" w:hAnsiTheme="minorHAnsi" w:cstheme="minorHAnsi"/>
                <w:sz w:val="18"/>
                <w:szCs w:val="18"/>
              </w:rPr>
            </w:pPr>
          </w:p>
          <w:p w14:paraId="30091F9D" w14:textId="77777777" w:rsidR="00C3051A" w:rsidRDefault="00C3051A" w:rsidP="009A0BD9">
            <w:pPr>
              <w:pStyle w:val="NormalWeb"/>
              <w:spacing w:before="0" w:beforeAutospacing="0" w:after="0" w:afterAutospacing="0"/>
              <w:rPr>
                <w:rFonts w:asciiTheme="minorHAnsi" w:hAnsiTheme="minorHAnsi" w:cstheme="minorHAnsi"/>
                <w:sz w:val="18"/>
                <w:szCs w:val="18"/>
              </w:rPr>
            </w:pPr>
          </w:p>
          <w:p w14:paraId="690E8D18" w14:textId="6DA1075D" w:rsidR="00C3051A" w:rsidRPr="004017F8" w:rsidRDefault="009615EE" w:rsidP="009A0BD9">
            <w:pPr>
              <w:rPr>
                <w:rFonts w:asciiTheme="minorHAnsi" w:hAnsiTheme="minorHAnsi" w:cstheme="minorHAnsi"/>
                <w:sz w:val="18"/>
                <w:szCs w:val="18"/>
              </w:rPr>
            </w:pPr>
            <w:r>
              <w:rPr>
                <w:rFonts w:asciiTheme="minorHAnsi" w:hAnsiTheme="minorHAnsi" w:cstheme="minorHAnsi"/>
                <w:b/>
                <w:sz w:val="18"/>
                <w:szCs w:val="18"/>
              </w:rPr>
              <w:t>Table for Features and Fields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roofErr w:type="gramStart"/>
            <w:r w:rsidRPr="006E4B9E">
              <w:rPr>
                <w:rFonts w:asciiTheme="minorHAnsi" w:hAnsiTheme="minorHAnsi" w:cstheme="minorHAnsi"/>
                <w:sz w:val="18"/>
                <w:szCs w:val="18"/>
              </w:rPr>
              <w:t>.</w:t>
            </w:r>
            <w:r w:rsidR="00C3051A" w:rsidRPr="004017F8">
              <w:rPr>
                <w:rFonts w:asciiTheme="minorHAnsi" w:hAnsiTheme="minorHAnsi" w:cstheme="minorHAnsi"/>
                <w:sz w:val="18"/>
                <w:szCs w:val="18"/>
              </w:rPr>
              <w:t>.</w:t>
            </w:r>
            <w:proofErr w:type="gramEnd"/>
            <w:r w:rsidR="00C3051A" w:rsidRPr="004017F8">
              <w:rPr>
                <w:rFonts w:asciiTheme="minorHAnsi" w:hAnsiTheme="minorHAnsi" w:cstheme="minorHAnsi"/>
                <w:sz w:val="18"/>
                <w:szCs w:val="18"/>
              </w:rPr>
              <w:t xml:space="preserve"> This table must have a field that contains list the fields (separated by commas), that you want converted into raster features for each input feature class (item). The list of fields must have the following syntax: [‘field1’,’field2’</w:t>
            </w:r>
            <w:proofErr w:type="gramStart"/>
            <w:r w:rsidR="00C3051A" w:rsidRPr="004017F8">
              <w:rPr>
                <w:rFonts w:asciiTheme="minorHAnsi" w:hAnsiTheme="minorHAnsi" w:cstheme="minorHAnsi"/>
                <w:sz w:val="18"/>
                <w:szCs w:val="18"/>
              </w:rPr>
              <w:t>,field3’</w:t>
            </w:r>
            <w:proofErr w:type="gramEnd"/>
            <w:r w:rsidR="00C3051A" w:rsidRPr="004017F8">
              <w:rPr>
                <w:rFonts w:asciiTheme="minorHAnsi" w:hAnsiTheme="minorHAnsi" w:cstheme="minorHAnsi"/>
                <w:sz w:val="18"/>
                <w:szCs w:val="18"/>
              </w:rPr>
              <w:t>,….,’</w:t>
            </w:r>
            <w:proofErr w:type="spellStart"/>
            <w:r w:rsidR="00C3051A" w:rsidRPr="004017F8">
              <w:rPr>
                <w:rFonts w:asciiTheme="minorHAnsi" w:hAnsiTheme="minorHAnsi" w:cstheme="minorHAnsi"/>
                <w:sz w:val="18"/>
                <w:szCs w:val="18"/>
              </w:rPr>
              <w:t>field</w:t>
            </w:r>
            <w:r w:rsidR="00C3051A" w:rsidRPr="004017F8">
              <w:rPr>
                <w:rFonts w:asciiTheme="minorHAnsi" w:hAnsiTheme="minorHAnsi" w:cstheme="minorHAnsi"/>
                <w:i/>
                <w:sz w:val="18"/>
                <w:szCs w:val="18"/>
              </w:rPr>
              <w:t>n</w:t>
            </w:r>
            <w:proofErr w:type="spellEnd"/>
            <w:r w:rsidR="00C3051A" w:rsidRPr="004017F8">
              <w:rPr>
                <w:rFonts w:asciiTheme="minorHAnsi" w:hAnsiTheme="minorHAnsi" w:cstheme="minorHAnsi"/>
                <w:sz w:val="18"/>
                <w:szCs w:val="18"/>
              </w:rPr>
              <w:t xml:space="preserve">’] as illustrated in </w:t>
            </w:r>
            <w:r w:rsidR="00C3051A" w:rsidRPr="004017F8">
              <w:rPr>
                <w:rFonts w:asciiTheme="minorHAnsi" w:hAnsiTheme="minorHAnsi" w:cstheme="minorHAnsi"/>
                <w:sz w:val="18"/>
                <w:szCs w:val="18"/>
              </w:rPr>
              <w:fldChar w:fldCharType="begin"/>
            </w:r>
            <w:r w:rsidR="00C3051A" w:rsidRPr="004017F8">
              <w:rPr>
                <w:rFonts w:asciiTheme="minorHAnsi" w:hAnsiTheme="minorHAnsi" w:cstheme="minorHAnsi"/>
                <w:sz w:val="18"/>
                <w:szCs w:val="18"/>
              </w:rPr>
              <w:instrText xml:space="preserve"> REF _Ref429661495 \h  \* MERGEFORMAT </w:instrText>
            </w:r>
            <w:r w:rsidR="00C3051A" w:rsidRPr="004017F8">
              <w:rPr>
                <w:rFonts w:asciiTheme="minorHAnsi" w:hAnsiTheme="minorHAnsi" w:cstheme="minorHAnsi"/>
                <w:sz w:val="18"/>
                <w:szCs w:val="18"/>
              </w:rPr>
            </w:r>
            <w:r w:rsidR="00C3051A" w:rsidRPr="004017F8">
              <w:rPr>
                <w:rFonts w:asciiTheme="minorHAnsi" w:hAnsiTheme="minorHAnsi" w:cstheme="minorHAnsi"/>
                <w:sz w:val="18"/>
                <w:szCs w:val="18"/>
              </w:rPr>
              <w:fldChar w:fldCharType="separate"/>
            </w:r>
            <w:r w:rsidR="001D0228" w:rsidRPr="001D0228">
              <w:rPr>
                <w:rFonts w:asciiTheme="minorHAnsi" w:hAnsiTheme="minorHAnsi" w:cstheme="minorHAnsi"/>
                <w:sz w:val="18"/>
                <w:szCs w:val="18"/>
              </w:rPr>
              <w:t xml:space="preserve">Figure </w:t>
            </w:r>
            <w:r w:rsidR="001D0228" w:rsidRPr="001D0228">
              <w:rPr>
                <w:rFonts w:asciiTheme="minorHAnsi" w:hAnsiTheme="minorHAnsi" w:cstheme="minorHAnsi"/>
                <w:noProof/>
                <w:sz w:val="18"/>
                <w:szCs w:val="18"/>
              </w:rPr>
              <w:t>11</w:t>
            </w:r>
            <w:r w:rsidR="00C3051A" w:rsidRPr="004017F8">
              <w:rPr>
                <w:rFonts w:asciiTheme="minorHAnsi" w:hAnsiTheme="minorHAnsi" w:cstheme="minorHAnsi"/>
                <w:sz w:val="18"/>
                <w:szCs w:val="18"/>
              </w:rPr>
              <w:fldChar w:fldCharType="end"/>
            </w:r>
            <w:r w:rsidR="00C3051A" w:rsidRPr="004017F8">
              <w:rPr>
                <w:rFonts w:asciiTheme="minorHAnsi" w:hAnsiTheme="minorHAnsi" w:cstheme="minorHAnsi"/>
                <w:sz w:val="18"/>
                <w:szCs w:val="18"/>
              </w:rPr>
              <w:t xml:space="preserve"> below.</w:t>
            </w:r>
            <w:r w:rsidR="002626D0">
              <w:rPr>
                <w:rFonts w:asciiTheme="minorHAnsi" w:hAnsiTheme="minorHAnsi" w:cstheme="minorHAnsi"/>
                <w:sz w:val="18"/>
                <w:szCs w:val="18"/>
              </w:rPr>
              <w:t xml:space="preserve"> Use ‘Geodata &gt; Describe’ tool to generate a list of all fields and then remove the fields you don’t want converted into raster data sets.</w:t>
            </w:r>
          </w:p>
          <w:p w14:paraId="6E47C15C" w14:textId="77777777" w:rsidR="00C3051A" w:rsidRPr="004017F8" w:rsidRDefault="00C3051A" w:rsidP="009A0BD9">
            <w:pPr>
              <w:rPr>
                <w:rFonts w:asciiTheme="minorHAnsi" w:hAnsiTheme="minorHAnsi" w:cstheme="minorHAnsi"/>
                <w:sz w:val="18"/>
                <w:szCs w:val="18"/>
              </w:rPr>
            </w:pPr>
          </w:p>
          <w:p w14:paraId="51D1D8FD" w14:textId="77777777" w:rsidR="00C3051A" w:rsidRPr="004017F8" w:rsidRDefault="00C3051A" w:rsidP="009A0BD9">
            <w:pPr>
              <w:keepNext/>
              <w:rPr>
                <w:rFonts w:asciiTheme="minorHAnsi" w:hAnsiTheme="minorHAnsi" w:cstheme="minorHAnsi"/>
              </w:rPr>
            </w:pPr>
            <w:r w:rsidRPr="004017F8">
              <w:rPr>
                <w:rFonts w:asciiTheme="minorHAnsi" w:hAnsiTheme="minorHAnsi" w:cstheme="minorHAnsi"/>
              </w:rPr>
              <w:object w:dxaOrig="15225" w:dyaOrig="780" w14:anchorId="6D7B4C39">
                <v:shape id="_x0000_i1025" type="#_x0000_t75" style="width:502.25pt;height:32.1pt" o:ole="">
                  <v:imagedata r:id="rId76" o:title=""/>
                </v:shape>
                <o:OLEObject Type="Embed" ProgID="PBrush" ShapeID="_x0000_i1025" DrawAspect="Content" ObjectID="_1555496979" r:id="rId77"/>
              </w:object>
            </w:r>
          </w:p>
          <w:p w14:paraId="7A7E3168" w14:textId="77777777" w:rsidR="00C3051A" w:rsidRPr="004017F8" w:rsidRDefault="00C3051A" w:rsidP="009A0BD9">
            <w:pPr>
              <w:pStyle w:val="Caption"/>
              <w:spacing w:before="120"/>
              <w:rPr>
                <w:rFonts w:asciiTheme="minorHAnsi" w:hAnsiTheme="minorHAnsi" w:cstheme="minorHAnsi"/>
              </w:rPr>
            </w:pPr>
            <w:bookmarkStart w:id="63" w:name="_Ref429661495"/>
            <w:r w:rsidRPr="004017F8">
              <w:rPr>
                <w:rFonts w:asciiTheme="minorHAnsi" w:hAnsiTheme="minorHAnsi" w:cstheme="minorHAnsi"/>
              </w:rPr>
              <w:t xml:space="preserve">Figure </w:t>
            </w:r>
            <w:r w:rsidRPr="004017F8">
              <w:rPr>
                <w:rFonts w:asciiTheme="minorHAnsi" w:hAnsiTheme="minorHAnsi" w:cstheme="minorHAnsi"/>
              </w:rPr>
              <w:fldChar w:fldCharType="begin"/>
            </w:r>
            <w:r w:rsidRPr="004017F8">
              <w:rPr>
                <w:rFonts w:asciiTheme="minorHAnsi" w:hAnsiTheme="minorHAnsi" w:cstheme="minorHAnsi"/>
              </w:rPr>
              <w:instrText xml:space="preserve"> SEQ Figure \* ARABIC </w:instrText>
            </w:r>
            <w:r w:rsidRPr="004017F8">
              <w:rPr>
                <w:rFonts w:asciiTheme="minorHAnsi" w:hAnsiTheme="minorHAnsi" w:cstheme="minorHAnsi"/>
              </w:rPr>
              <w:fldChar w:fldCharType="separate"/>
            </w:r>
            <w:r w:rsidR="00F70805">
              <w:rPr>
                <w:rFonts w:asciiTheme="minorHAnsi" w:hAnsiTheme="minorHAnsi" w:cstheme="minorHAnsi"/>
                <w:noProof/>
              </w:rPr>
              <w:t>11</w:t>
            </w:r>
            <w:r w:rsidRPr="004017F8">
              <w:rPr>
                <w:rFonts w:asciiTheme="minorHAnsi" w:hAnsiTheme="minorHAnsi" w:cstheme="minorHAnsi"/>
                <w:noProof/>
              </w:rPr>
              <w:fldChar w:fldCharType="end"/>
            </w:r>
            <w:bookmarkEnd w:id="63"/>
            <w:r w:rsidRPr="004017F8">
              <w:rPr>
                <w:rFonts w:asciiTheme="minorHAnsi" w:hAnsiTheme="minorHAnsi" w:cstheme="minorHAnsi"/>
              </w:rPr>
              <w:t xml:space="preserve"> Example of an </w:t>
            </w:r>
            <w:r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63A5845" w14:textId="77777777" w:rsidR="00C3051A" w:rsidRDefault="00C3051A" w:rsidP="009A0BD9">
            <w:pPr>
              <w:rPr>
                <w:rFonts w:asciiTheme="minorHAnsi" w:hAnsiTheme="minorHAnsi" w:cstheme="minorHAnsi"/>
                <w:sz w:val="18"/>
                <w:szCs w:val="18"/>
              </w:rPr>
            </w:pPr>
          </w:p>
          <w:p w14:paraId="4CB7B2DB" w14:textId="0F8CF056" w:rsidR="002626D0" w:rsidRDefault="002626D0" w:rsidP="002626D0">
            <w:pPr>
              <w:rPr>
                <w:ins w:id="64" w:author="Tom Barrett" w:date="2017-05-05T13:08:00Z"/>
                <w:rFonts w:asciiTheme="minorHAnsi" w:hAnsiTheme="minorHAnsi" w:cstheme="minorHAnsi"/>
                <w:sz w:val="18"/>
                <w:szCs w:val="18"/>
              </w:rPr>
            </w:pPr>
            <w:r>
              <w:rPr>
                <w:rFonts w:asciiTheme="minorHAnsi" w:hAnsiTheme="minorHAnsi" w:cstheme="minorHAnsi"/>
                <w:b/>
                <w:sz w:val="18"/>
                <w:szCs w:val="18"/>
              </w:rPr>
              <w:t>Field for fields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w:t>
            </w:r>
            <w:r>
              <w:rPr>
                <w:rFonts w:asciiTheme="minorHAnsi" w:hAnsiTheme="minorHAnsi" w:cstheme="minorHAnsi"/>
                <w:sz w:val="18"/>
                <w:szCs w:val="18"/>
              </w:rPr>
              <w:t>list of fields you want converted into raster datasets</w:t>
            </w:r>
            <w:r w:rsidRPr="009A6A01">
              <w:rPr>
                <w:rFonts w:asciiTheme="minorHAnsi" w:hAnsiTheme="minorHAnsi" w:cstheme="minorHAnsi"/>
                <w:sz w:val="18"/>
                <w:szCs w:val="18"/>
              </w:rPr>
              <w:t>.</w:t>
            </w:r>
          </w:p>
          <w:p w14:paraId="4DBF5BCA" w14:textId="77777777" w:rsidR="005745CF" w:rsidRDefault="005745CF" w:rsidP="002626D0">
            <w:pPr>
              <w:rPr>
                <w:ins w:id="65" w:author="Tom Barrett" w:date="2017-05-05T13:08:00Z"/>
                <w:rFonts w:asciiTheme="minorHAnsi" w:hAnsiTheme="minorHAnsi" w:cstheme="minorHAnsi"/>
                <w:sz w:val="18"/>
                <w:szCs w:val="18"/>
              </w:rPr>
            </w:pPr>
          </w:p>
          <w:p w14:paraId="5834D279" w14:textId="2B710B6C" w:rsidR="005745CF" w:rsidRDefault="005745CF" w:rsidP="005745CF">
            <w:pPr>
              <w:rPr>
                <w:ins w:id="66" w:author="Tom Barrett" w:date="2017-05-05T13:08:00Z"/>
                <w:rFonts w:asciiTheme="minorHAnsi" w:hAnsiTheme="minorHAnsi" w:cstheme="minorHAnsi"/>
                <w:sz w:val="18"/>
                <w:szCs w:val="18"/>
              </w:rPr>
            </w:pPr>
            <w:ins w:id="67" w:author="Tom Barrett" w:date="2017-05-05T13:08:00Z">
              <w:r w:rsidRPr="004017F8">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r>
                <w:rPr>
                  <w:rFonts w:asciiTheme="minorHAnsi" w:hAnsiTheme="minorHAnsi" w:cstheme="minorHAnsi"/>
                  <w:b/>
                  <w:i/>
                  <w:color w:val="FF0000"/>
                  <w:sz w:val="18"/>
                  <w:szCs w:val="18"/>
                </w:rPr>
                <w:t>2</w:t>
              </w:r>
              <w:r w:rsidRPr="004017F8">
                <w:rPr>
                  <w:rFonts w:asciiTheme="minorHAnsi" w:hAnsiTheme="minorHAnsi" w:cstheme="minorHAnsi"/>
                  <w:b/>
                  <w:i/>
                  <w:color w:val="FF0000"/>
                  <w:sz w:val="18"/>
                  <w:szCs w:val="18"/>
                </w:rPr>
                <w:t xml:space="preserve">: </w:t>
              </w:r>
              <w:r>
                <w:rPr>
                  <w:rFonts w:asciiTheme="minorHAnsi" w:hAnsiTheme="minorHAnsi" w:cstheme="minorHAnsi"/>
                  <w:i/>
                  <w:sz w:val="18"/>
                  <w:szCs w:val="18"/>
                </w:rPr>
                <w:t xml:space="preserve">Note that date fields </w:t>
              </w:r>
            </w:ins>
            <w:ins w:id="68" w:author="Tom Barrett" w:date="2017-05-05T13:09:00Z">
              <w:r>
                <w:rPr>
                  <w:rFonts w:asciiTheme="minorHAnsi" w:hAnsiTheme="minorHAnsi" w:cstheme="minorHAnsi"/>
                  <w:i/>
                  <w:sz w:val="18"/>
                  <w:szCs w:val="18"/>
                </w:rPr>
                <w:t>cannot</w:t>
              </w:r>
            </w:ins>
            <w:ins w:id="69" w:author="Tom Barrett" w:date="2017-05-05T13:08:00Z">
              <w:r>
                <w:rPr>
                  <w:rFonts w:asciiTheme="minorHAnsi" w:hAnsiTheme="minorHAnsi" w:cstheme="minorHAnsi"/>
                  <w:i/>
                  <w:sz w:val="18"/>
                  <w:szCs w:val="18"/>
                </w:rPr>
                <w:t xml:space="preserve"> be converted to raster datasets and will trigger an error</w:t>
              </w:r>
            </w:ins>
            <w:ins w:id="70" w:author="Tom Barrett" w:date="2017-05-05T13:09:00Z">
              <w:r>
                <w:rPr>
                  <w:rFonts w:asciiTheme="minorHAnsi" w:hAnsiTheme="minorHAnsi" w:cstheme="minorHAnsi"/>
                  <w:i/>
                  <w:sz w:val="18"/>
                  <w:szCs w:val="18"/>
                </w:rPr>
                <w:t xml:space="preserve"> (documented in the ‘_Fail’ table)</w:t>
              </w:r>
            </w:ins>
            <w:ins w:id="71" w:author="Tom Barrett" w:date="2017-05-05T13:08:00Z">
              <w:r>
                <w:rPr>
                  <w:rFonts w:asciiTheme="minorHAnsi" w:hAnsiTheme="minorHAnsi" w:cstheme="minorHAnsi"/>
                  <w:i/>
                  <w:sz w:val="18"/>
                  <w:szCs w:val="18"/>
                </w:rPr>
                <w:t>.</w:t>
              </w:r>
              <w:r>
                <w:rPr>
                  <w:rFonts w:asciiTheme="minorHAnsi" w:hAnsiTheme="minorHAnsi" w:cstheme="minorHAnsi"/>
                  <w:sz w:val="18"/>
                  <w:szCs w:val="18"/>
                </w:rPr>
                <w:t xml:space="preserve"> </w:t>
              </w:r>
            </w:ins>
          </w:p>
          <w:p w14:paraId="63BCAC8F" w14:textId="7D7B54B4" w:rsidR="005745CF" w:rsidRPr="006E4B9E" w:rsidDel="005745CF" w:rsidRDefault="005745CF" w:rsidP="002626D0">
            <w:pPr>
              <w:rPr>
                <w:del w:id="72" w:author="Tom Barrett" w:date="2017-05-05T13:08:00Z"/>
                <w:rFonts w:asciiTheme="minorHAnsi" w:hAnsiTheme="minorHAnsi" w:cstheme="minorHAnsi"/>
                <w:sz w:val="18"/>
                <w:szCs w:val="18"/>
              </w:rPr>
            </w:pPr>
          </w:p>
          <w:p w14:paraId="367EFF29" w14:textId="06ADDD61" w:rsidR="002626D0" w:rsidRPr="006E4B9E" w:rsidRDefault="002626D0" w:rsidP="002626D0">
            <w:pPr>
              <w:rPr>
                <w:rFonts w:asciiTheme="minorHAnsi" w:hAnsiTheme="minorHAnsi" w:cstheme="minorHAnsi"/>
                <w:sz w:val="18"/>
                <w:szCs w:val="18"/>
              </w:rPr>
            </w:pPr>
            <w:r>
              <w:rPr>
                <w:rFonts w:asciiTheme="minorHAnsi" w:hAnsiTheme="minorHAnsi" w:cstheme="minorHAnsi"/>
                <w:b/>
                <w:sz w:val="18"/>
                <w:szCs w:val="18"/>
              </w:rPr>
              <w:t>Field for feature</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w:t>
            </w:r>
            <w:r>
              <w:rPr>
                <w:rFonts w:asciiTheme="minorHAnsi" w:hAnsiTheme="minorHAnsi" w:cstheme="minorHAnsi"/>
                <w:sz w:val="18"/>
                <w:szCs w:val="18"/>
              </w:rPr>
              <w:t>Features and Fields</w:t>
            </w:r>
            <w:r w:rsidRPr="009A6A01">
              <w:rPr>
                <w:rFonts w:asciiTheme="minorHAnsi" w:hAnsiTheme="minorHAnsi" w:cstheme="minorHAnsi"/>
                <w:sz w:val="18"/>
                <w:szCs w:val="18"/>
              </w:rPr>
              <w:t xml:space="preserve">'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3C6012A2" w14:textId="77777777" w:rsidR="002626D0" w:rsidRDefault="002626D0" w:rsidP="009A0BD9">
            <w:pPr>
              <w:rPr>
                <w:rFonts w:asciiTheme="minorHAnsi" w:hAnsiTheme="minorHAnsi" w:cstheme="minorHAnsi"/>
                <w:sz w:val="18"/>
                <w:szCs w:val="18"/>
              </w:rPr>
            </w:pPr>
          </w:p>
          <w:p w14:paraId="571280D8" w14:textId="6A270982" w:rsidR="002626D0" w:rsidRDefault="002626D0" w:rsidP="009A0BD9">
            <w:pPr>
              <w:rPr>
                <w:rFonts w:asciiTheme="minorHAnsi" w:hAnsiTheme="minorHAnsi" w:cstheme="minorHAnsi"/>
                <w:sz w:val="18"/>
                <w:szCs w:val="18"/>
              </w:rPr>
            </w:pPr>
            <w:r>
              <w:rPr>
                <w:rFonts w:asciiTheme="minorHAnsi" w:hAnsiTheme="minorHAnsi" w:cstheme="minorHAnsi"/>
                <w:b/>
                <w:sz w:val="18"/>
                <w:szCs w:val="18"/>
              </w:rPr>
              <w:t>Cell Size</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Pr>
                <w:rFonts w:asciiTheme="minorHAnsi" w:hAnsiTheme="minorHAnsi" w:cstheme="minorHAnsi"/>
                <w:sz w:val="18"/>
                <w:szCs w:val="18"/>
              </w:rPr>
              <w:t xml:space="preserve">This is the cell size of the output rasters generated from the feature fields. You can base this on existing datasets (from the drop-down menu) or specify a value in the input box below. </w:t>
            </w:r>
          </w:p>
          <w:p w14:paraId="7BE5B78E" w14:textId="77777777" w:rsidR="002626D0" w:rsidRPr="004017F8" w:rsidRDefault="002626D0" w:rsidP="009A0BD9">
            <w:pPr>
              <w:rPr>
                <w:rFonts w:asciiTheme="minorHAnsi" w:hAnsiTheme="minorHAnsi" w:cstheme="minorHAnsi"/>
                <w:sz w:val="18"/>
                <w:szCs w:val="18"/>
              </w:rPr>
            </w:pPr>
          </w:p>
          <w:p w14:paraId="6664B27A" w14:textId="77777777" w:rsidR="00C74CA9" w:rsidRPr="006C5B2D" w:rsidRDefault="00C74CA9" w:rsidP="00C74CA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401FEB54" w14:textId="77777777" w:rsidR="00C74CA9" w:rsidRPr="006C5B2D" w:rsidRDefault="00C74CA9" w:rsidP="00C74CA9">
            <w:pPr>
              <w:rPr>
                <w:rFonts w:asciiTheme="minorHAnsi" w:hAnsiTheme="minorHAnsi" w:cstheme="minorHAnsi"/>
                <w:color w:val="000000"/>
                <w:sz w:val="18"/>
                <w:szCs w:val="18"/>
              </w:rPr>
            </w:pPr>
          </w:p>
          <w:p w14:paraId="2393DCC5"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A893094" w14:textId="77777777" w:rsidR="00C74CA9" w:rsidRPr="004D543E" w:rsidRDefault="00C74CA9" w:rsidP="00C74CA9">
            <w:pPr>
              <w:autoSpaceDE w:val="0"/>
              <w:autoSpaceDN w:val="0"/>
              <w:adjustRightInd w:val="0"/>
              <w:rPr>
                <w:rFonts w:asciiTheme="minorHAnsi" w:hAnsiTheme="minorHAnsi" w:cstheme="minorHAnsi"/>
                <w:color w:val="000000"/>
                <w:sz w:val="18"/>
                <w:szCs w:val="18"/>
                <w:lang w:val="en-US" w:eastAsia="en-US"/>
              </w:rPr>
            </w:pPr>
          </w:p>
          <w:p w14:paraId="7C1994C0"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C6C74AB"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67C4CC1D"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3D76874" w14:textId="77777777" w:rsidR="00C74CA9" w:rsidRDefault="00C74CA9" w:rsidP="00C74CA9">
            <w:pPr>
              <w:autoSpaceDE w:val="0"/>
              <w:autoSpaceDN w:val="0"/>
              <w:adjustRightInd w:val="0"/>
              <w:rPr>
                <w:rFonts w:asciiTheme="minorHAnsi" w:eastAsiaTheme="minorHAnsi" w:hAnsiTheme="minorHAnsi" w:cstheme="minorHAnsi"/>
                <w:color w:val="000000"/>
                <w:sz w:val="18"/>
                <w:szCs w:val="18"/>
                <w:lang w:eastAsia="en-US"/>
              </w:rPr>
            </w:pPr>
          </w:p>
          <w:p w14:paraId="79CEDD8A" w14:textId="77777777" w:rsidR="00C74CA9" w:rsidRPr="00170A4B" w:rsidRDefault="00C74CA9" w:rsidP="00C74CA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lastRenderedPageBreak/>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015E834" w14:textId="77777777" w:rsidR="00C74CA9" w:rsidRPr="00D12309" w:rsidRDefault="00C74CA9" w:rsidP="00C74CA9">
            <w:pPr>
              <w:autoSpaceDE w:val="0"/>
              <w:autoSpaceDN w:val="0"/>
              <w:adjustRightInd w:val="0"/>
              <w:rPr>
                <w:rFonts w:asciiTheme="minorHAnsi" w:hAnsiTheme="minorHAnsi" w:cstheme="minorHAnsi"/>
                <w:color w:val="000000"/>
                <w:sz w:val="18"/>
                <w:szCs w:val="18"/>
                <w:lang w:val="en-US" w:eastAsia="en-US"/>
              </w:rPr>
            </w:pPr>
          </w:p>
          <w:p w14:paraId="3379CA1D" w14:textId="24C74F26" w:rsidR="00C74CA9" w:rsidRDefault="00C74CA9" w:rsidP="00C74CA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RasteriseByTableFeature</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6CB5A3A" w14:textId="77777777" w:rsidR="00F01F5A" w:rsidRDefault="00F01F5A" w:rsidP="00C74CA9">
            <w:pPr>
              <w:rPr>
                <w:rFonts w:asciiTheme="minorHAnsi" w:hAnsiTheme="minorHAnsi" w:cstheme="minorHAnsi"/>
                <w:color w:val="000000"/>
                <w:sz w:val="18"/>
                <w:szCs w:val="18"/>
                <w:lang w:val="en-US" w:eastAsia="en-US"/>
              </w:rPr>
            </w:pPr>
          </w:p>
          <w:p w14:paraId="4EA3AA75" w14:textId="77777777" w:rsidR="00F01F5A" w:rsidRPr="00BF5C3A" w:rsidRDefault="00F01F5A" w:rsidP="00F01F5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77CF31AD"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62B1BE9E" w14:textId="77777777" w:rsidR="00F01F5A" w:rsidRDefault="00F01F5A" w:rsidP="00F01F5A">
            <w:pPr>
              <w:autoSpaceDE w:val="0"/>
              <w:autoSpaceDN w:val="0"/>
              <w:adjustRightInd w:val="0"/>
              <w:rPr>
                <w:rFonts w:asciiTheme="minorHAnsi" w:hAnsiTheme="minorHAnsi" w:cstheme="minorHAnsi"/>
                <w:color w:val="000020"/>
                <w:sz w:val="18"/>
                <w:szCs w:val="18"/>
              </w:rPr>
            </w:pPr>
          </w:p>
          <w:p w14:paraId="57EAAE81"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0087E968" w14:textId="77777777" w:rsidR="00C3051A" w:rsidRDefault="00C3051A" w:rsidP="009A0BD9">
            <w:pPr>
              <w:rPr>
                <w:rFonts w:asciiTheme="minorHAnsi" w:hAnsiTheme="minorHAnsi" w:cstheme="minorHAnsi"/>
                <w:sz w:val="18"/>
                <w:szCs w:val="18"/>
              </w:rPr>
            </w:pPr>
          </w:p>
          <w:p w14:paraId="251927E8" w14:textId="77777777" w:rsidR="00C3051A" w:rsidRDefault="00943AA9" w:rsidP="009A0BD9">
            <w:pPr>
              <w:jc w:val="right"/>
              <w:rPr>
                <w:rStyle w:val="Hyperlink"/>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23087A64" w14:textId="77777777" w:rsidR="00B936EB" w:rsidRPr="004017F8" w:rsidRDefault="00B936EB" w:rsidP="009A0BD9">
            <w:pPr>
              <w:jc w:val="right"/>
              <w:rPr>
                <w:rFonts w:asciiTheme="minorHAnsi" w:hAnsiTheme="minorHAnsi" w:cstheme="minorHAnsi"/>
                <w:sz w:val="18"/>
                <w:szCs w:val="18"/>
              </w:rPr>
            </w:pPr>
          </w:p>
        </w:tc>
      </w:tr>
    </w:tbl>
    <w:p w14:paraId="3656C710" w14:textId="7588B3D2" w:rsidR="00C74CA9" w:rsidRDefault="00C74CA9" w:rsidP="00C74CA9"/>
    <w:p w14:paraId="18677EBF" w14:textId="77777777" w:rsidR="00C74CA9" w:rsidRDefault="00C74CA9">
      <w:pPr>
        <w:spacing w:after="200" w:line="360" w:lineRule="auto"/>
      </w:pPr>
      <w:r>
        <w:br w:type="page"/>
      </w:r>
    </w:p>
    <w:p w14:paraId="7A994755" w14:textId="235E0FB9" w:rsidR="00D9378C" w:rsidRDefault="002D05D3" w:rsidP="00D9378C">
      <w:pPr>
        <w:pStyle w:val="Heading2"/>
      </w:pPr>
      <w:bookmarkStart w:id="73" w:name="_Toc476903400"/>
      <w:r>
        <w:lastRenderedPageBreak/>
        <w:t>Geodata</w:t>
      </w:r>
      <w:bookmarkEnd w:id="73"/>
    </w:p>
    <w:p w14:paraId="7F52A8A0" w14:textId="77777777" w:rsidR="00C3051A" w:rsidRDefault="00C3051A" w:rsidP="00C3051A">
      <w:pPr>
        <w:pStyle w:val="Heading3"/>
      </w:pPr>
      <w:bookmarkStart w:id="74" w:name="_Geodata_&gt;_Compare"/>
      <w:bookmarkStart w:id="75" w:name="_Toc476903401"/>
      <w:bookmarkEnd w:id="74"/>
      <w:r>
        <w:t>Geodata &gt; Compare Extents</w:t>
      </w:r>
      <w:bookmarkEnd w:id="75"/>
    </w:p>
    <w:tbl>
      <w:tblPr>
        <w:tblStyle w:val="TableGrid"/>
        <w:tblW w:w="0" w:type="auto"/>
        <w:tblLook w:val="04A0" w:firstRow="1" w:lastRow="0" w:firstColumn="1" w:lastColumn="0" w:noHBand="0" w:noVBand="1"/>
      </w:tblPr>
      <w:tblGrid>
        <w:gridCol w:w="3276"/>
        <w:gridCol w:w="10672"/>
      </w:tblGrid>
      <w:tr w:rsidR="00C3051A" w:rsidRPr="00194F8B" w14:paraId="14F59639" w14:textId="77777777" w:rsidTr="009A0BD9">
        <w:trPr>
          <w:tblHeader/>
        </w:trPr>
        <w:tc>
          <w:tcPr>
            <w:tcW w:w="2263" w:type="dxa"/>
          </w:tcPr>
          <w:p w14:paraId="211BEE19"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478A052E"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0EE9A6E" w14:textId="77777777" w:rsidTr="009A0BD9">
        <w:tc>
          <w:tcPr>
            <w:tcW w:w="2263" w:type="dxa"/>
          </w:tcPr>
          <w:p w14:paraId="2C90BA63" w14:textId="77777777" w:rsidR="00C3051A" w:rsidRPr="00194F8B" w:rsidRDefault="00C3051A" w:rsidP="009A0BD9">
            <w:pPr>
              <w:rPr>
                <w:rFonts w:asciiTheme="minorHAnsi" w:hAnsiTheme="minorHAnsi" w:cstheme="minorHAnsi"/>
              </w:rPr>
            </w:pPr>
          </w:p>
          <w:p w14:paraId="474B2BDA" w14:textId="75B794D6"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79072" behindDoc="0" locked="0" layoutInCell="1" allowOverlap="1" wp14:anchorId="25443A22" wp14:editId="4E4B5FCA">
                      <wp:simplePos x="0" y="0"/>
                      <wp:positionH relativeFrom="column">
                        <wp:posOffset>419100</wp:posOffset>
                      </wp:positionH>
                      <wp:positionV relativeFrom="paragraph">
                        <wp:posOffset>503324</wp:posOffset>
                      </wp:positionV>
                      <wp:extent cx="1199625" cy="247615"/>
                      <wp:effectExtent l="0" t="0" r="19685" b="19685"/>
                      <wp:wrapNone/>
                      <wp:docPr id="24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C22FAE1" id="Oval 62" o:spid="_x0000_s1026" style="position:absolute;margin-left:33pt;margin-top:39.65pt;width:94.45pt;height:1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XZ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" filled="f" strokecolor="red" strokeweight="2pt"/>
                  </w:pict>
                </mc:Fallback>
              </mc:AlternateContent>
            </w:r>
            <w:r w:rsidRPr="00194F8B">
              <w:rPr>
                <w:rFonts w:asciiTheme="minorHAnsi" w:hAnsiTheme="minorHAnsi" w:cstheme="minorHAnsi"/>
              </w:rPr>
              <w:br w:type="page"/>
            </w:r>
            <w:r w:rsidR="00E11AAE">
              <w:rPr>
                <w:noProof/>
              </w:rPr>
              <w:drawing>
                <wp:inline distT="0" distB="0" distL="0" distR="0" wp14:anchorId="1ED5D2F3" wp14:editId="0C0A7BD6">
                  <wp:extent cx="1933575" cy="2428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29DE1367" w14:textId="77777777" w:rsidR="00C3051A" w:rsidRPr="00194F8B" w:rsidRDefault="00C3051A" w:rsidP="009A0BD9">
            <w:pPr>
              <w:rPr>
                <w:rFonts w:asciiTheme="minorHAnsi" w:hAnsiTheme="minorHAnsi" w:cstheme="minorHAnsi"/>
                <w:sz w:val="18"/>
                <w:szCs w:val="18"/>
              </w:rPr>
            </w:pPr>
          </w:p>
          <w:p w14:paraId="479B1BA7" w14:textId="77777777" w:rsidR="00C3051A" w:rsidRPr="00194F8B" w:rsidRDefault="00C3051A" w:rsidP="009A0BD9">
            <w:pPr>
              <w:rPr>
                <w:rFonts w:asciiTheme="minorHAnsi" w:hAnsiTheme="minorHAnsi" w:cstheme="minorHAnsi"/>
                <w:sz w:val="18"/>
                <w:szCs w:val="18"/>
              </w:rPr>
            </w:pPr>
          </w:p>
          <w:p w14:paraId="2480A937" w14:textId="77777777" w:rsidR="00C3051A" w:rsidRPr="00194F8B" w:rsidRDefault="00C3051A" w:rsidP="009A0BD9">
            <w:pPr>
              <w:rPr>
                <w:rFonts w:asciiTheme="minorHAnsi" w:hAnsiTheme="minorHAnsi" w:cstheme="minorHAnsi"/>
                <w:sz w:val="18"/>
                <w:szCs w:val="18"/>
              </w:rPr>
            </w:pPr>
          </w:p>
        </w:tc>
        <w:tc>
          <w:tcPr>
            <w:tcW w:w="11685" w:type="dxa"/>
          </w:tcPr>
          <w:p w14:paraId="76E86AC2" w14:textId="1D940194" w:rsidR="00C3051A" w:rsidRPr="00194F8B" w:rsidRDefault="00C3051A" w:rsidP="009A0BD9">
            <w:pPr>
              <w:rPr>
                <w:rFonts w:asciiTheme="minorHAnsi" w:hAnsiTheme="minorHAnsi" w:cstheme="minorHAnsi"/>
                <w:sz w:val="18"/>
                <w:szCs w:val="18"/>
              </w:rPr>
            </w:pPr>
          </w:p>
          <w:p w14:paraId="4D549521" w14:textId="26AC096C" w:rsidR="00C3051A"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each of the geodata items listed in the input table with the extent of a specified geodata item or area of interest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In the output table the tool reports on the following:</w:t>
            </w:r>
          </w:p>
          <w:p w14:paraId="40E9E82F" w14:textId="345569CD" w:rsidR="00C3051A" w:rsidRDefault="00F70805" w:rsidP="009A0BD9">
            <w:pPr>
              <w:rPr>
                <w:rFonts w:asciiTheme="minorHAnsi" w:hAnsiTheme="minorHAnsi" w:cstheme="minorHAnsi"/>
                <w:sz w:val="18"/>
                <w:szCs w:val="18"/>
              </w:rPr>
            </w:pPr>
            <w:ins w:id="76" w:author="Tom Barrett" w:date="2017-04-11T15:22:00Z">
              <w:r>
                <w:rPr>
                  <w:noProof/>
                </w:rPr>
                <w:drawing>
                  <wp:anchor distT="0" distB="0" distL="114300" distR="114300" simplePos="0" relativeHeight="251853824" behindDoc="0" locked="0" layoutInCell="1" allowOverlap="1" wp14:anchorId="70D91FEC" wp14:editId="6D9210B7">
                    <wp:simplePos x="0" y="0"/>
                    <wp:positionH relativeFrom="column">
                      <wp:posOffset>29845</wp:posOffset>
                    </wp:positionH>
                    <wp:positionV relativeFrom="paragraph">
                      <wp:posOffset>125977</wp:posOffset>
                    </wp:positionV>
                    <wp:extent cx="1449070" cy="2734945"/>
                    <wp:effectExtent l="57150" t="57150" r="113030" b="12255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449070" cy="27349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ins>
          </w:p>
          <w:p w14:paraId="687D1AB4" w14:textId="25E8D323"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1) contains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is completely within the </w:t>
            </w:r>
            <w:proofErr w:type="spellStart"/>
            <w:r>
              <w:rPr>
                <w:rFonts w:asciiTheme="minorHAnsi" w:hAnsiTheme="minorHAnsi" w:cstheme="minorHAnsi"/>
                <w:sz w:val="18"/>
                <w:szCs w:val="18"/>
              </w:rPr>
              <w:t>intput</w:t>
            </w:r>
            <w:proofErr w:type="spellEnd"/>
            <w:r>
              <w:rPr>
                <w:rFonts w:asciiTheme="minorHAnsi" w:hAnsiTheme="minorHAnsi" w:cstheme="minorHAnsi"/>
                <w:sz w:val="18"/>
                <w:szCs w:val="18"/>
              </w:rPr>
              <w:t xml:space="preserve"> geodata)</w:t>
            </w:r>
          </w:p>
          <w:p w14:paraId="22765E1C" w14:textId="73ED7AB9"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2) within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is completely within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32050F2C" w14:textId="06C33DC0"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3) disjoint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(there is no overlap between the input geodata and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0723CAE7" w14:textId="77777777"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4) overlaps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overlaps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032BB113" w14:textId="1343058F" w:rsidR="00C3051A"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5) equals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extent of the input geodata is exactly the same as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w:t>
            </w:r>
          </w:p>
          <w:p w14:paraId="3E34DF5F" w14:textId="77777777" w:rsidR="00C3051A" w:rsidRPr="00194F8B" w:rsidRDefault="00C3051A" w:rsidP="009A0BD9">
            <w:pPr>
              <w:rPr>
                <w:rFonts w:asciiTheme="minorHAnsi" w:hAnsiTheme="minorHAnsi" w:cstheme="minorHAnsi"/>
                <w:sz w:val="18"/>
                <w:szCs w:val="18"/>
              </w:rPr>
            </w:pPr>
            <w:r>
              <w:rPr>
                <w:rFonts w:asciiTheme="minorHAnsi" w:hAnsiTheme="minorHAnsi" w:cstheme="minorHAnsi"/>
                <w:sz w:val="18"/>
                <w:szCs w:val="18"/>
              </w:rPr>
              <w:t xml:space="preserve">5) touches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(the input geodata and the </w:t>
            </w:r>
            <w:proofErr w:type="spellStart"/>
            <w:r>
              <w:rPr>
                <w:rFonts w:asciiTheme="minorHAnsi" w:hAnsiTheme="minorHAnsi" w:cstheme="minorHAnsi"/>
                <w:sz w:val="18"/>
                <w:szCs w:val="18"/>
              </w:rPr>
              <w:t>aoi</w:t>
            </w:r>
            <w:proofErr w:type="spellEnd"/>
            <w:r>
              <w:rPr>
                <w:rFonts w:asciiTheme="minorHAnsi" w:hAnsiTheme="minorHAnsi" w:cstheme="minorHAnsi"/>
                <w:sz w:val="18"/>
                <w:szCs w:val="18"/>
              </w:rPr>
              <w:t xml:space="preserve"> share one boundary)</w:t>
            </w:r>
          </w:p>
          <w:p w14:paraId="0D6A2592" w14:textId="0635FA50" w:rsidR="00C3051A" w:rsidRPr="00F70805" w:rsidRDefault="00C3051A" w:rsidP="009A0BD9">
            <w:pPr>
              <w:pStyle w:val="NormalWeb"/>
              <w:spacing w:before="0" w:beforeAutospacing="0" w:after="0" w:afterAutospacing="0"/>
              <w:rPr>
                <w:rFonts w:asciiTheme="minorHAnsi" w:hAnsiTheme="minorHAnsi" w:cstheme="minorHAnsi"/>
                <w:sz w:val="18"/>
                <w:szCs w:val="18"/>
              </w:rPr>
            </w:pPr>
          </w:p>
          <w:p w14:paraId="3C30054A" w14:textId="5FA92A7A" w:rsidR="00C3051A" w:rsidRPr="00703CAF" w:rsidRDefault="00C3051A" w:rsidP="009A0BD9">
            <w:pPr>
              <w:pStyle w:val="NormalWeb"/>
              <w:spacing w:before="0" w:beforeAutospacing="0" w:after="0" w:afterAutospacing="0"/>
              <w:rPr>
                <w:ins w:id="77" w:author="Tom Barrett" w:date="2017-04-11T15:24:00Z"/>
                <w:rFonts w:asciiTheme="minorHAnsi" w:hAnsiTheme="minorHAnsi" w:cstheme="minorHAnsi"/>
                <w:sz w:val="18"/>
                <w:szCs w:val="18"/>
              </w:rPr>
            </w:pPr>
            <w:r w:rsidRPr="00407D51">
              <w:rPr>
                <w:rFonts w:asciiTheme="minorHAnsi" w:hAnsiTheme="minorHAnsi" w:cstheme="minorHAnsi"/>
                <w:sz w:val="18"/>
                <w:szCs w:val="18"/>
              </w:rPr>
              <w:t>Note that this tool compares</w:t>
            </w:r>
            <w:r w:rsidRPr="00A97107">
              <w:rPr>
                <w:rFonts w:asciiTheme="minorHAnsi" w:hAnsiTheme="minorHAnsi" w:cstheme="minorHAnsi"/>
                <w:sz w:val="18"/>
                <w:szCs w:val="18"/>
              </w:rPr>
              <w:t xml:space="preserve"> the extent, or the bounding rectangle, of the two geodata items, not their actual geometry</w:t>
            </w:r>
            <w:ins w:id="78" w:author="Tom Barrett" w:date="2017-04-11T15:26:00Z">
              <w:r w:rsidR="00703CAF">
                <w:rPr>
                  <w:rFonts w:asciiTheme="minorHAnsi" w:hAnsiTheme="minorHAnsi" w:cstheme="minorHAnsi"/>
                  <w:sz w:val="18"/>
                  <w:szCs w:val="18"/>
                </w:rPr>
                <w:t xml:space="preserve">.  </w:t>
              </w:r>
            </w:ins>
            <w:r w:rsidR="00F70805" w:rsidRPr="00703CAF">
              <w:rPr>
                <w:rFonts w:asciiTheme="minorHAnsi" w:hAnsiTheme="minorHAnsi" w:cstheme="minorHAnsi"/>
                <w:sz w:val="18"/>
                <w:szCs w:val="18"/>
              </w:rPr>
              <w:fldChar w:fldCharType="begin"/>
            </w:r>
            <w:r w:rsidR="00F70805" w:rsidRPr="004627C0">
              <w:rPr>
                <w:rFonts w:asciiTheme="minorHAnsi" w:hAnsiTheme="minorHAnsi" w:cstheme="minorHAnsi"/>
                <w:sz w:val="18"/>
                <w:szCs w:val="18"/>
              </w:rPr>
              <w:instrText xml:space="preserve"> REF _Ref479687657 \h </w:instrText>
            </w:r>
            <w:r w:rsidR="00F70805">
              <w:rPr>
                <w:rFonts w:asciiTheme="minorHAnsi" w:hAnsiTheme="minorHAnsi" w:cstheme="minorHAnsi"/>
                <w:sz w:val="18"/>
                <w:szCs w:val="18"/>
              </w:rPr>
              <w:instrText xml:space="preserve"> \* MERGEFORMAT </w:instrText>
            </w:r>
            <w:r w:rsidR="00F70805" w:rsidRPr="00703CAF">
              <w:rPr>
                <w:rFonts w:asciiTheme="minorHAnsi" w:hAnsiTheme="minorHAnsi" w:cstheme="minorHAnsi"/>
                <w:sz w:val="18"/>
                <w:szCs w:val="18"/>
              </w:rPr>
            </w:r>
            <w:r w:rsidR="00F70805" w:rsidRPr="00703CAF">
              <w:rPr>
                <w:rFonts w:asciiTheme="minorHAnsi" w:hAnsiTheme="minorHAnsi" w:cstheme="minorHAnsi"/>
                <w:sz w:val="18"/>
                <w:szCs w:val="18"/>
              </w:rPr>
              <w:fldChar w:fldCharType="separate"/>
            </w:r>
            <w:ins w:id="79" w:author="Tom Barrett" w:date="2017-04-11T15:25:00Z">
              <w:r w:rsidR="00F70805" w:rsidRPr="004627C0">
                <w:rPr>
                  <w:sz w:val="18"/>
                  <w:szCs w:val="18"/>
                </w:rPr>
                <w:t xml:space="preserve">Figure </w:t>
              </w:r>
              <w:r w:rsidR="00F70805" w:rsidRPr="004627C0">
                <w:rPr>
                  <w:noProof/>
                  <w:sz w:val="18"/>
                  <w:szCs w:val="18"/>
                </w:rPr>
                <w:t>12</w:t>
              </w:r>
              <w:r w:rsidR="00F70805" w:rsidRPr="00703CAF">
                <w:rPr>
                  <w:rFonts w:asciiTheme="minorHAnsi" w:hAnsiTheme="minorHAnsi" w:cstheme="minorHAnsi"/>
                  <w:sz w:val="18"/>
                  <w:szCs w:val="18"/>
                </w:rPr>
                <w:fldChar w:fldCharType="end"/>
              </w:r>
            </w:ins>
            <w:ins w:id="80" w:author="Tom Barrett" w:date="2017-04-11T15:26:00Z">
              <w:r w:rsidR="00703CAF">
                <w:rPr>
                  <w:rFonts w:asciiTheme="minorHAnsi" w:hAnsiTheme="minorHAnsi" w:cstheme="minorHAnsi"/>
                  <w:sz w:val="18"/>
                  <w:szCs w:val="18"/>
                </w:rPr>
                <w:t xml:space="preserve"> illustrates an example where the </w:t>
              </w:r>
              <w:proofErr w:type="spellStart"/>
              <w:r w:rsidR="00703CAF">
                <w:rPr>
                  <w:rFonts w:asciiTheme="minorHAnsi" w:hAnsiTheme="minorHAnsi" w:cstheme="minorHAnsi"/>
                  <w:sz w:val="18"/>
                  <w:szCs w:val="18"/>
                </w:rPr>
                <w:t>intput</w:t>
              </w:r>
              <w:proofErr w:type="spellEnd"/>
              <w:r w:rsidR="00703CAF">
                <w:rPr>
                  <w:rFonts w:asciiTheme="minorHAnsi" w:hAnsiTheme="minorHAnsi" w:cstheme="minorHAnsi"/>
                  <w:sz w:val="18"/>
                  <w:szCs w:val="18"/>
                </w:rPr>
                <w:t xml:space="preserve"> data set </w:t>
              </w:r>
            </w:ins>
            <w:ins w:id="81" w:author="Tom Barrett" w:date="2017-04-11T15:29:00Z">
              <w:r w:rsidR="00703CAF">
                <w:rPr>
                  <w:rFonts w:asciiTheme="minorHAnsi" w:hAnsiTheme="minorHAnsi" w:cstheme="minorHAnsi"/>
                  <w:sz w:val="18"/>
                  <w:szCs w:val="18"/>
                </w:rPr>
                <w:t xml:space="preserve">geometry </w:t>
              </w:r>
            </w:ins>
            <w:ins w:id="82" w:author="Tom Barrett" w:date="2017-04-11T15:26:00Z">
              <w:r w:rsidR="00703CAF">
                <w:rPr>
                  <w:rFonts w:asciiTheme="minorHAnsi" w:hAnsiTheme="minorHAnsi" w:cstheme="minorHAnsi"/>
                  <w:sz w:val="18"/>
                  <w:szCs w:val="18"/>
                </w:rPr>
                <w:t xml:space="preserve">does not overlap with the </w:t>
              </w:r>
              <w:proofErr w:type="spellStart"/>
              <w:r w:rsidR="00703CAF">
                <w:rPr>
                  <w:rFonts w:asciiTheme="minorHAnsi" w:hAnsiTheme="minorHAnsi" w:cstheme="minorHAnsi"/>
                  <w:sz w:val="18"/>
                  <w:szCs w:val="18"/>
                </w:rPr>
                <w:t>aoi</w:t>
              </w:r>
              <w:proofErr w:type="spellEnd"/>
              <w:r w:rsidR="00703CAF">
                <w:rPr>
                  <w:rFonts w:asciiTheme="minorHAnsi" w:hAnsiTheme="minorHAnsi" w:cstheme="minorHAnsi"/>
                  <w:sz w:val="18"/>
                  <w:szCs w:val="18"/>
                </w:rPr>
                <w:t xml:space="preserve"> </w:t>
              </w:r>
            </w:ins>
            <w:ins w:id="83" w:author="Tom Barrett" w:date="2017-04-11T15:30:00Z">
              <w:r w:rsidR="00407D51">
                <w:rPr>
                  <w:rFonts w:asciiTheme="minorHAnsi" w:hAnsiTheme="minorHAnsi" w:cstheme="minorHAnsi"/>
                  <w:sz w:val="18"/>
                  <w:szCs w:val="18"/>
                </w:rPr>
                <w:t xml:space="preserve">(red box) </w:t>
              </w:r>
            </w:ins>
            <w:ins w:id="84" w:author="Tom Barrett" w:date="2017-04-11T15:26:00Z">
              <w:r w:rsidR="00703CAF">
                <w:rPr>
                  <w:rFonts w:asciiTheme="minorHAnsi" w:hAnsiTheme="minorHAnsi" w:cstheme="minorHAnsi"/>
                  <w:sz w:val="18"/>
                  <w:szCs w:val="18"/>
                </w:rPr>
                <w:t>even though</w:t>
              </w:r>
            </w:ins>
            <w:ins w:id="85" w:author="Tom Barrett" w:date="2017-04-11T15:29:00Z">
              <w:r w:rsidR="00703CAF">
                <w:rPr>
                  <w:rFonts w:asciiTheme="minorHAnsi" w:hAnsiTheme="minorHAnsi" w:cstheme="minorHAnsi"/>
                  <w:sz w:val="18"/>
                  <w:szCs w:val="18"/>
                </w:rPr>
                <w:t xml:space="preserve"> the</w:t>
              </w:r>
            </w:ins>
            <w:ins w:id="86" w:author="Tom Barrett" w:date="2017-04-11T15:26:00Z">
              <w:r w:rsidR="00703CAF">
                <w:rPr>
                  <w:rFonts w:asciiTheme="minorHAnsi" w:hAnsiTheme="minorHAnsi" w:cstheme="minorHAnsi"/>
                  <w:sz w:val="18"/>
                  <w:szCs w:val="18"/>
                </w:rPr>
                <w:t xml:space="preserve"> </w:t>
              </w:r>
            </w:ins>
            <w:ins w:id="87" w:author="Tom Barrett" w:date="2017-04-11T15:27:00Z">
              <w:r w:rsidR="00703CAF">
                <w:rPr>
                  <w:rFonts w:asciiTheme="minorHAnsi" w:hAnsiTheme="minorHAnsi" w:cstheme="minorHAnsi"/>
                  <w:sz w:val="18"/>
                  <w:szCs w:val="18"/>
                </w:rPr>
                <w:t xml:space="preserve">‘contains </w:t>
              </w:r>
              <w:proofErr w:type="spellStart"/>
              <w:r w:rsidR="00703CAF">
                <w:rPr>
                  <w:rFonts w:asciiTheme="minorHAnsi" w:hAnsiTheme="minorHAnsi" w:cstheme="minorHAnsi"/>
                  <w:sz w:val="18"/>
                  <w:szCs w:val="18"/>
                </w:rPr>
                <w:t>aoi</w:t>
              </w:r>
              <w:proofErr w:type="spellEnd"/>
              <w:r w:rsidR="00703CAF">
                <w:rPr>
                  <w:rFonts w:asciiTheme="minorHAnsi" w:hAnsiTheme="minorHAnsi" w:cstheme="minorHAnsi"/>
                  <w:sz w:val="18"/>
                  <w:szCs w:val="18"/>
                </w:rPr>
                <w:t xml:space="preserve">’ </w:t>
              </w:r>
            </w:ins>
            <w:ins w:id="88" w:author="Tom Barrett" w:date="2017-04-11T15:29:00Z">
              <w:r w:rsidR="00703CAF">
                <w:rPr>
                  <w:rFonts w:asciiTheme="minorHAnsi" w:hAnsiTheme="minorHAnsi" w:cstheme="minorHAnsi"/>
                  <w:sz w:val="18"/>
                  <w:szCs w:val="18"/>
                </w:rPr>
                <w:t xml:space="preserve">test </w:t>
              </w:r>
            </w:ins>
            <w:ins w:id="89" w:author="Tom Barrett" w:date="2017-04-11T15:27:00Z">
              <w:r w:rsidR="00703CAF">
                <w:rPr>
                  <w:rFonts w:asciiTheme="minorHAnsi" w:hAnsiTheme="minorHAnsi" w:cstheme="minorHAnsi"/>
                  <w:sz w:val="18"/>
                  <w:szCs w:val="18"/>
                </w:rPr>
                <w:t xml:space="preserve">will </w:t>
              </w:r>
            </w:ins>
            <w:ins w:id="90" w:author="Tom Barrett" w:date="2017-04-11T15:29:00Z">
              <w:r w:rsidR="00703CAF">
                <w:rPr>
                  <w:rFonts w:asciiTheme="minorHAnsi" w:hAnsiTheme="minorHAnsi" w:cstheme="minorHAnsi"/>
                  <w:sz w:val="18"/>
                  <w:szCs w:val="18"/>
                </w:rPr>
                <w:t>return</w:t>
              </w:r>
            </w:ins>
            <w:ins w:id="91" w:author="Tom Barrett" w:date="2017-04-11T15:27:00Z">
              <w:r w:rsidR="00703CAF">
                <w:rPr>
                  <w:rFonts w:asciiTheme="minorHAnsi" w:hAnsiTheme="minorHAnsi" w:cstheme="minorHAnsi"/>
                  <w:sz w:val="18"/>
                  <w:szCs w:val="18"/>
                </w:rPr>
                <w:t xml:space="preserve"> </w:t>
              </w:r>
            </w:ins>
            <w:ins w:id="92" w:author="Tom Barrett" w:date="2017-04-11T15:28:00Z">
              <w:r w:rsidR="00703CAF">
                <w:rPr>
                  <w:rFonts w:asciiTheme="minorHAnsi" w:hAnsiTheme="minorHAnsi" w:cstheme="minorHAnsi"/>
                  <w:sz w:val="18"/>
                  <w:szCs w:val="18"/>
                </w:rPr>
                <w:t>‘true’</w:t>
              </w:r>
            </w:ins>
            <w:ins w:id="93" w:author="Tom Barrett" w:date="2017-04-11T15:25:00Z">
              <w:r w:rsidR="00F70805" w:rsidRPr="00703CAF">
                <w:rPr>
                  <w:rFonts w:asciiTheme="minorHAnsi" w:hAnsiTheme="minorHAnsi" w:cstheme="minorHAnsi"/>
                  <w:sz w:val="18"/>
                  <w:szCs w:val="18"/>
                </w:rPr>
                <w:t>.</w:t>
              </w:r>
            </w:ins>
          </w:p>
          <w:p w14:paraId="69993339" w14:textId="77777777" w:rsidR="00F70805" w:rsidRDefault="00F70805" w:rsidP="009A0BD9">
            <w:pPr>
              <w:pStyle w:val="NormalWeb"/>
              <w:spacing w:before="0" w:beforeAutospacing="0" w:after="0" w:afterAutospacing="0"/>
              <w:rPr>
                <w:ins w:id="94" w:author="Tom Barrett" w:date="2017-04-11T15:21:00Z"/>
                <w:rFonts w:asciiTheme="minorHAnsi" w:hAnsiTheme="minorHAnsi" w:cstheme="minorHAnsi"/>
                <w:sz w:val="18"/>
                <w:szCs w:val="18"/>
              </w:rPr>
            </w:pPr>
          </w:p>
          <w:p w14:paraId="724417D7" w14:textId="7DD52D6B" w:rsidR="00C3051A" w:rsidRPr="00437C8F" w:rsidRDefault="00C3051A" w:rsidP="009A0BD9">
            <w:pPr>
              <w:rPr>
                <w:rFonts w:asciiTheme="minorHAnsi" w:eastAsiaTheme="minorHAnsi" w:hAnsiTheme="minorHAnsi" w:cstheme="minorHAnsi"/>
                <w:color w:val="000000"/>
                <w:sz w:val="18"/>
                <w:szCs w:val="18"/>
                <w:lang w:val="en-US" w:eastAsia="en-US"/>
              </w:rPr>
            </w:pPr>
            <w:r w:rsidRPr="00437C8F">
              <w:rPr>
                <w:rFonts w:asciiTheme="minorHAnsi" w:hAnsiTheme="minorHAnsi" w:cstheme="minorHAnsi"/>
                <w:b/>
                <w:sz w:val="18"/>
                <w:szCs w:val="18"/>
              </w:rPr>
              <w:t>Table for Geodata:</w:t>
            </w:r>
            <w:r w:rsidRPr="00437C8F">
              <w:rPr>
                <w:rFonts w:asciiTheme="minorHAnsi" w:hAnsiTheme="minorHAnsi" w:cstheme="minorHAnsi"/>
                <w:sz w:val="18"/>
                <w:szCs w:val="18"/>
              </w:rPr>
              <w:t xml:space="preserve"> </w:t>
            </w:r>
            <w:r w:rsidRPr="00437C8F">
              <w:rPr>
                <w:rFonts w:asciiTheme="minorHAnsi" w:eastAsiaTheme="minorHAnsi" w:hAnsiTheme="minorHAnsi" w:cstheme="minorHAnsi"/>
                <w:color w:val="000000"/>
                <w:sz w:val="18"/>
                <w:szCs w:val="18"/>
                <w:lang w:val="en-US" w:eastAsia="en-US"/>
              </w:rPr>
              <w:t>This is the input table, usually the results table generated by the ‘</w:t>
            </w:r>
            <w:r w:rsidRPr="00437C8F">
              <w:rPr>
                <w:rFonts w:asciiTheme="minorHAnsi" w:eastAsiaTheme="minorHAnsi" w:hAnsiTheme="minorHAnsi" w:cstheme="minorHAnsi"/>
                <w:i/>
                <w:color w:val="000000"/>
                <w:sz w:val="18"/>
                <w:szCs w:val="18"/>
                <w:lang w:val="en-US" w:eastAsia="en-US"/>
              </w:rPr>
              <w:t>Geodata &gt; Search</w:t>
            </w:r>
            <w:r w:rsidRPr="00437C8F">
              <w:rPr>
                <w:rFonts w:asciiTheme="minorHAnsi" w:eastAsiaTheme="minorHAnsi" w:hAnsiTheme="minorHAnsi" w:cstheme="minorHAnsi"/>
                <w:color w:val="000000"/>
                <w:sz w:val="18"/>
                <w:szCs w:val="18"/>
                <w:lang w:val="en-US" w:eastAsia="en-US"/>
              </w:rPr>
              <w:t xml:space="preserve">’ tool, but it can be any table with a field containing the full path to the geodata you want to </w:t>
            </w:r>
            <w:r w:rsidRPr="00437C8F">
              <w:rPr>
                <w:rFonts w:asciiTheme="minorHAnsi" w:eastAsiaTheme="minorHAnsi" w:hAnsiTheme="minorHAnsi" w:cstheme="minorHAnsi"/>
                <w:color w:val="000000"/>
                <w:sz w:val="18"/>
                <w:szCs w:val="18"/>
                <w:lang w:eastAsia="en-US"/>
              </w:rPr>
              <w:t xml:space="preserve">compare with the </w:t>
            </w:r>
            <w:proofErr w:type="spellStart"/>
            <w:r w:rsidRPr="00437C8F">
              <w:rPr>
                <w:rFonts w:asciiTheme="minorHAnsi" w:eastAsiaTheme="minorHAnsi" w:hAnsiTheme="minorHAnsi" w:cstheme="minorHAnsi"/>
                <w:color w:val="000000"/>
                <w:sz w:val="18"/>
                <w:szCs w:val="18"/>
                <w:lang w:eastAsia="en-US"/>
              </w:rPr>
              <w:t>aoi</w:t>
            </w:r>
            <w:proofErr w:type="spellEnd"/>
            <w:r w:rsidRPr="00437C8F">
              <w:rPr>
                <w:rFonts w:asciiTheme="minorHAnsi" w:eastAsiaTheme="minorHAnsi" w:hAnsiTheme="minorHAnsi" w:cstheme="minorHAnsi"/>
                <w:color w:val="000000"/>
                <w:sz w:val="18"/>
                <w:szCs w:val="18"/>
                <w:lang w:eastAsia="en-US"/>
              </w:rPr>
              <w:t xml:space="preserve"> data set</w:t>
            </w:r>
            <w:r w:rsidRPr="00437C8F">
              <w:rPr>
                <w:rFonts w:asciiTheme="minorHAnsi" w:eastAsiaTheme="minorHAnsi" w:hAnsiTheme="minorHAnsi" w:cstheme="minorHAnsi"/>
                <w:color w:val="000000"/>
                <w:sz w:val="18"/>
                <w:szCs w:val="18"/>
                <w:lang w:val="en-US" w:eastAsia="en-US"/>
              </w:rPr>
              <w:t>. If the Items Table is a DBF, or a table in an ESRI File Geodatabase, then you can select a subset of rows in ArcMap and only those rows will be processed by the tool.</w:t>
            </w:r>
          </w:p>
          <w:p w14:paraId="39538692" w14:textId="77777777" w:rsidR="00C3051A" w:rsidRPr="00437C8F" w:rsidRDefault="00C3051A" w:rsidP="009A0BD9">
            <w:pPr>
              <w:rPr>
                <w:rFonts w:asciiTheme="minorHAnsi" w:hAnsiTheme="minorHAnsi" w:cstheme="minorHAnsi"/>
                <w:b/>
                <w:sz w:val="18"/>
                <w:szCs w:val="18"/>
              </w:rPr>
            </w:pPr>
          </w:p>
          <w:p w14:paraId="545E656E" w14:textId="68D552D9" w:rsidR="00C3051A" w:rsidRPr="00437C8F" w:rsidRDefault="00C3051A" w:rsidP="009A0BD9">
            <w:pPr>
              <w:rPr>
                <w:rFonts w:asciiTheme="minorHAnsi" w:hAnsiTheme="minorHAnsi" w:cstheme="minorHAnsi"/>
                <w:sz w:val="18"/>
                <w:szCs w:val="18"/>
              </w:rPr>
            </w:pPr>
            <w:r w:rsidRPr="00437C8F">
              <w:rPr>
                <w:rFonts w:asciiTheme="minorHAnsi" w:hAnsiTheme="minorHAnsi" w:cstheme="minorHAnsi"/>
                <w:b/>
                <w:sz w:val="18"/>
                <w:szCs w:val="18"/>
              </w:rPr>
              <w:t>Field for Geodata:</w:t>
            </w:r>
            <w:r w:rsidRPr="00437C8F">
              <w:rPr>
                <w:rFonts w:asciiTheme="minorHAnsi" w:hAnsiTheme="minorHAnsi" w:cstheme="minorHAnsi"/>
                <w:sz w:val="18"/>
                <w:szCs w:val="18"/>
              </w:rPr>
              <w:t xml:space="preserve"> Select the field from the 'Table for Geodata' that contains the full path to the geodata items you want to delete.</w:t>
            </w:r>
          </w:p>
          <w:p w14:paraId="4466175C" w14:textId="77777777" w:rsidR="00C3051A" w:rsidRDefault="00C3051A" w:rsidP="009A0BD9">
            <w:pPr>
              <w:rPr>
                <w:rFonts w:asciiTheme="minorHAnsi" w:hAnsiTheme="minorHAnsi" w:cstheme="minorHAnsi"/>
                <w:sz w:val="18"/>
                <w:szCs w:val="18"/>
              </w:rPr>
            </w:pPr>
          </w:p>
          <w:p w14:paraId="1B9AFB91" w14:textId="3B77F26A" w:rsidR="00C3051A" w:rsidRPr="00437C8F" w:rsidRDefault="004627C0" w:rsidP="009A0BD9">
            <w:pPr>
              <w:rPr>
                <w:rFonts w:asciiTheme="minorHAnsi" w:hAnsiTheme="minorHAnsi" w:cstheme="minorHAnsi"/>
                <w:sz w:val="18"/>
                <w:szCs w:val="18"/>
              </w:rPr>
            </w:pPr>
            <w:ins w:id="95" w:author="Tom Barrett" w:date="2017-04-11T15:23:00Z">
              <w:r>
                <w:rPr>
                  <w:noProof/>
                </w:rPr>
                <mc:AlternateContent>
                  <mc:Choice Requires="wps">
                    <w:drawing>
                      <wp:anchor distT="0" distB="0" distL="114300" distR="114300" simplePos="0" relativeHeight="251855872" behindDoc="0" locked="0" layoutInCell="1" allowOverlap="1" wp14:anchorId="36A5F2EE" wp14:editId="297151F3">
                        <wp:simplePos x="0" y="0"/>
                        <wp:positionH relativeFrom="column">
                          <wp:posOffset>32385</wp:posOffset>
                        </wp:positionH>
                        <wp:positionV relativeFrom="paragraph">
                          <wp:posOffset>204470</wp:posOffset>
                        </wp:positionV>
                        <wp:extent cx="1544955" cy="635"/>
                        <wp:effectExtent l="0" t="0" r="0" b="3810"/>
                        <wp:wrapSquare wrapText="bothSides"/>
                        <wp:docPr id="8" name="Text Box 8"/>
                        <wp:cNvGraphicFramePr/>
                        <a:graphic xmlns:a="http://schemas.openxmlformats.org/drawingml/2006/main">
                          <a:graphicData uri="http://schemas.microsoft.com/office/word/2010/wordprocessingShape">
                            <wps:wsp>
                              <wps:cNvSpPr txBox="1"/>
                              <wps:spPr>
                                <a:xfrm>
                                  <a:off x="0" y="0"/>
                                  <a:ext cx="1544955" cy="635"/>
                                </a:xfrm>
                                <a:prstGeom prst="rect">
                                  <a:avLst/>
                                </a:prstGeom>
                                <a:solidFill>
                                  <a:prstClr val="white"/>
                                </a:solidFill>
                                <a:ln>
                                  <a:noFill/>
                                </a:ln>
                                <a:effectLst/>
                              </wps:spPr>
                              <wps:txbx>
                                <w:txbxContent>
                                  <w:p w14:paraId="050A63DE" w14:textId="7B04A348" w:rsidR="00943AA9" w:rsidRPr="00363EED" w:rsidRDefault="00943AA9" w:rsidP="00F70805">
                                    <w:pPr>
                                      <w:pStyle w:val="Caption"/>
                                      <w:rPr>
                                        <w:noProof/>
                                        <w:sz w:val="24"/>
                                        <w:szCs w:val="24"/>
                                      </w:rPr>
                                    </w:pPr>
                                    <w:bookmarkStart w:id="96" w:name="_Ref479687657"/>
                                    <w:ins w:id="97" w:author="Tom Barrett" w:date="2017-04-11T15:23:00Z">
                                      <w:r>
                                        <w:t xml:space="preserve">Figure </w:t>
                                      </w:r>
                                      <w:r>
                                        <w:fldChar w:fldCharType="begin"/>
                                      </w:r>
                                      <w:r>
                                        <w:instrText xml:space="preserve"> SEQ Figure \* ARABIC </w:instrText>
                                      </w:r>
                                    </w:ins>
                                    <w:r>
                                      <w:fldChar w:fldCharType="separate"/>
                                    </w:r>
                                    <w:ins w:id="98" w:author="Tom Barrett" w:date="2017-04-11T15:23:00Z">
                                      <w:r>
                                        <w:rPr>
                                          <w:noProof/>
                                        </w:rPr>
                                        <w:t>12</w:t>
                                      </w:r>
                                      <w:r>
                                        <w:fldChar w:fldCharType="end"/>
                                      </w:r>
                                      <w:bookmarkEnd w:id="96"/>
                                      <w:r>
                                        <w:t xml:space="preserve"> Example of where 'contains </w:t>
                                      </w:r>
                                      <w:proofErr w:type="spellStart"/>
                                      <w:r>
                                        <w:t>aoi</w:t>
                                      </w:r>
                                    </w:ins>
                                    <w:proofErr w:type="spellEnd"/>
                                    <w:ins w:id="99" w:author="Tom Barrett" w:date="2017-04-11T15:27:00Z">
                                      <w:r>
                                        <w:t>’</w:t>
                                      </w:r>
                                    </w:ins>
                                    <w:ins w:id="100" w:author="Tom Barrett" w:date="2017-04-11T15:24:00Z">
                                      <w:r>
                                        <w:t xml:space="preserve"> will = ‘true’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A5F2EE" id="Text Box 8" o:spid="_x0000_s1035" type="#_x0000_t202" style="position:absolute;margin-left:2.55pt;margin-top:16.1pt;width:121.65pt;height:.05pt;z-index:251855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" stroked="f">
                        <v:textbox style="mso-fit-shape-to-text:t" inset="0,0,0,0">
                          <w:txbxContent>
                            <w:p w14:paraId="050A63DE" w14:textId="7B04A348" w:rsidR="00943AA9" w:rsidRPr="00363EED" w:rsidRDefault="00943AA9" w:rsidP="00F70805">
                              <w:pPr>
                                <w:pStyle w:val="Caption"/>
                                <w:rPr>
                                  <w:noProof/>
                                  <w:sz w:val="24"/>
                                  <w:szCs w:val="24"/>
                                </w:rPr>
                              </w:pPr>
                              <w:bookmarkStart w:id="101" w:name="_Ref479687657"/>
                              <w:ins w:id="102" w:author="Tom Barrett" w:date="2017-04-11T15:23:00Z">
                                <w:r>
                                  <w:t xml:space="preserve">Figure </w:t>
                                </w:r>
                                <w:r>
                                  <w:fldChar w:fldCharType="begin"/>
                                </w:r>
                                <w:r>
                                  <w:instrText xml:space="preserve"> SEQ Figure \* ARABIC </w:instrText>
                                </w:r>
                              </w:ins>
                              <w:r>
                                <w:fldChar w:fldCharType="separate"/>
                              </w:r>
                              <w:ins w:id="103" w:author="Tom Barrett" w:date="2017-04-11T15:23:00Z">
                                <w:r>
                                  <w:rPr>
                                    <w:noProof/>
                                  </w:rPr>
                                  <w:t>12</w:t>
                                </w:r>
                                <w:r>
                                  <w:fldChar w:fldCharType="end"/>
                                </w:r>
                                <w:bookmarkEnd w:id="101"/>
                                <w:r>
                                  <w:t xml:space="preserve"> Example of where 'contains </w:t>
                                </w:r>
                                <w:proofErr w:type="spellStart"/>
                                <w:r>
                                  <w:t>aoi</w:t>
                                </w:r>
                              </w:ins>
                              <w:proofErr w:type="spellEnd"/>
                              <w:ins w:id="104" w:author="Tom Barrett" w:date="2017-04-11T15:27:00Z">
                                <w:r>
                                  <w:t>’</w:t>
                                </w:r>
                              </w:ins>
                              <w:ins w:id="105" w:author="Tom Barrett" w:date="2017-04-11T15:24:00Z">
                                <w:r>
                                  <w:t xml:space="preserve"> will = ‘true’</w:t>
                                </w:r>
                              </w:ins>
                            </w:p>
                          </w:txbxContent>
                        </v:textbox>
                        <w10:wrap type="square"/>
                      </v:shape>
                    </w:pict>
                  </mc:Fallback>
                </mc:AlternateContent>
              </w:r>
            </w:ins>
            <w:r w:rsidR="00C3051A" w:rsidRPr="00437C8F">
              <w:rPr>
                <w:rFonts w:asciiTheme="minorHAnsi" w:hAnsiTheme="minorHAnsi" w:cstheme="minorHAnsi"/>
                <w:b/>
                <w:sz w:val="18"/>
                <w:szCs w:val="18"/>
              </w:rPr>
              <w:t xml:space="preserve">Dataset </w:t>
            </w:r>
            <w:r w:rsidR="00C3051A">
              <w:rPr>
                <w:rFonts w:asciiTheme="minorHAnsi" w:hAnsiTheme="minorHAnsi" w:cstheme="minorHAnsi"/>
                <w:b/>
                <w:sz w:val="18"/>
                <w:szCs w:val="18"/>
              </w:rPr>
              <w:t xml:space="preserve">(Area of Interest) </w:t>
            </w:r>
            <w:r w:rsidR="00C3051A" w:rsidRPr="00437C8F">
              <w:rPr>
                <w:rFonts w:asciiTheme="minorHAnsi" w:hAnsiTheme="minorHAnsi" w:cstheme="minorHAnsi"/>
                <w:b/>
                <w:sz w:val="18"/>
                <w:szCs w:val="18"/>
              </w:rPr>
              <w:t xml:space="preserve">to compare with: </w:t>
            </w:r>
            <w:r w:rsidR="00C3051A">
              <w:rPr>
                <w:rFonts w:asciiTheme="minorHAnsi" w:hAnsiTheme="minorHAnsi" w:cstheme="minorHAnsi"/>
                <w:sz w:val="18"/>
                <w:szCs w:val="18"/>
              </w:rPr>
              <w:t>The geodata item that defines the area of interest (</w:t>
            </w:r>
            <w:proofErr w:type="spellStart"/>
            <w:r w:rsidR="00C3051A">
              <w:rPr>
                <w:rFonts w:asciiTheme="minorHAnsi" w:hAnsiTheme="minorHAnsi" w:cstheme="minorHAnsi"/>
                <w:sz w:val="18"/>
                <w:szCs w:val="18"/>
              </w:rPr>
              <w:t>aoi</w:t>
            </w:r>
            <w:proofErr w:type="spellEnd"/>
            <w:r w:rsidR="00C3051A">
              <w:rPr>
                <w:rFonts w:asciiTheme="minorHAnsi" w:hAnsiTheme="minorHAnsi" w:cstheme="minorHAnsi"/>
                <w:sz w:val="18"/>
                <w:szCs w:val="18"/>
              </w:rPr>
              <w:t>) that you want to compare the extent of your input geodata with.</w:t>
            </w:r>
          </w:p>
          <w:p w14:paraId="23B1A6AB" w14:textId="6A042122" w:rsidR="00C3051A" w:rsidRPr="00437C8F" w:rsidRDefault="00C3051A" w:rsidP="009A0BD9">
            <w:pPr>
              <w:rPr>
                <w:rFonts w:asciiTheme="minorHAnsi" w:hAnsiTheme="minorHAnsi" w:cstheme="minorHAnsi"/>
                <w:sz w:val="18"/>
                <w:szCs w:val="18"/>
              </w:rPr>
            </w:pPr>
          </w:p>
          <w:p w14:paraId="7153C26A" w14:textId="104A035A" w:rsidR="00C3051A" w:rsidRPr="00437C8F" w:rsidRDefault="00C3051A" w:rsidP="009A0BD9">
            <w:pPr>
              <w:autoSpaceDE w:val="0"/>
              <w:autoSpaceDN w:val="0"/>
              <w:adjustRightInd w:val="0"/>
              <w:rPr>
                <w:rFonts w:asciiTheme="minorHAnsi" w:hAnsiTheme="minorHAnsi" w:cstheme="minorHAnsi"/>
                <w:color w:val="000000"/>
                <w:sz w:val="18"/>
                <w:szCs w:val="18"/>
                <w:lang w:val="en-US" w:eastAsia="en-US"/>
              </w:rPr>
            </w:pPr>
            <w:r w:rsidRPr="00437C8F">
              <w:rPr>
                <w:rFonts w:asciiTheme="minorHAnsi" w:hAnsiTheme="minorHAnsi" w:cstheme="minorHAnsi"/>
                <w:b/>
                <w:sz w:val="18"/>
                <w:szCs w:val="18"/>
              </w:rPr>
              <w:t xml:space="preserve">Output Workspace: </w:t>
            </w:r>
            <w:r w:rsidRPr="00437C8F">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437C8F">
              <w:rPr>
                <w:rFonts w:asciiTheme="minorHAnsi" w:eastAsiaTheme="minorHAnsi" w:hAnsiTheme="minorHAnsi" w:cstheme="minorHAnsi"/>
                <w:color w:val="000000"/>
                <w:sz w:val="18"/>
                <w:szCs w:val="18"/>
                <w:lang w:eastAsia="en-US"/>
              </w:rPr>
              <w:t>the comparison results</w:t>
            </w:r>
            <w:r w:rsidRPr="00437C8F">
              <w:rPr>
                <w:rFonts w:asciiTheme="minorHAnsi" w:eastAsiaTheme="minorHAnsi" w:hAnsiTheme="minorHAnsi" w:cstheme="minorHAnsi"/>
                <w:color w:val="000000"/>
                <w:sz w:val="18"/>
                <w:szCs w:val="18"/>
                <w:lang w:val="en-US" w:eastAsia="en-US"/>
              </w:rPr>
              <w:t xml:space="preserve">. </w:t>
            </w:r>
            <w:r w:rsidRPr="00437C8F">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3556439C" w14:textId="1207888B"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496C8F1D" w14:textId="0EEB1BEE"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BB2466" w14:textId="78809103"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7A70473A"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06964AC"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647E3D7"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EFC8247"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281EA919"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CompareExtents</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B49EC9D" w14:textId="77777777" w:rsidR="00C3051A" w:rsidRDefault="00943AA9"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1E071648" w14:textId="77777777" w:rsidR="00C3051A" w:rsidRPr="00194F8B" w:rsidRDefault="00C3051A" w:rsidP="009A0BD9">
            <w:pPr>
              <w:jc w:val="right"/>
              <w:rPr>
                <w:rFonts w:asciiTheme="minorHAnsi" w:hAnsiTheme="minorHAnsi" w:cstheme="minorHAnsi"/>
                <w:sz w:val="18"/>
                <w:szCs w:val="18"/>
              </w:rPr>
            </w:pPr>
          </w:p>
        </w:tc>
      </w:tr>
    </w:tbl>
    <w:p w14:paraId="2CA7325F" w14:textId="77777777" w:rsidR="00C3051A" w:rsidRDefault="00C3051A" w:rsidP="00C3051A"/>
    <w:p w14:paraId="7297B614" w14:textId="77777777" w:rsidR="00C3051A" w:rsidRDefault="00C3051A" w:rsidP="00C3051A">
      <w:pPr>
        <w:pStyle w:val="Heading3"/>
      </w:pPr>
      <w:bookmarkStart w:id="106" w:name="_Geodata_&gt;_Copy"/>
      <w:bookmarkStart w:id="107" w:name="_Toc476903402"/>
      <w:bookmarkEnd w:id="106"/>
      <w:r>
        <w:t xml:space="preserve">Geodata &gt; </w:t>
      </w:r>
      <w:r w:rsidRPr="00391361">
        <w:t>Copy</w:t>
      </w:r>
      <w:bookmarkEnd w:id="107"/>
    </w:p>
    <w:tbl>
      <w:tblPr>
        <w:tblStyle w:val="TableGrid"/>
        <w:tblW w:w="0" w:type="auto"/>
        <w:tblLook w:val="04A0" w:firstRow="1" w:lastRow="0" w:firstColumn="1" w:lastColumn="0" w:noHBand="0" w:noVBand="1"/>
      </w:tblPr>
      <w:tblGrid>
        <w:gridCol w:w="3276"/>
        <w:gridCol w:w="10672"/>
      </w:tblGrid>
      <w:tr w:rsidR="00C3051A" w:rsidRPr="00194F8B" w14:paraId="736D1250" w14:textId="77777777" w:rsidTr="009A0BD9">
        <w:trPr>
          <w:tblHeader/>
        </w:trPr>
        <w:tc>
          <w:tcPr>
            <w:tcW w:w="2405" w:type="dxa"/>
          </w:tcPr>
          <w:p w14:paraId="41311A65"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13CE7BB9"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1F2AA56C" w14:textId="77777777" w:rsidTr="009A0BD9">
        <w:tc>
          <w:tcPr>
            <w:tcW w:w="2405" w:type="dxa"/>
          </w:tcPr>
          <w:p w14:paraId="3A648A6A" w14:textId="77777777" w:rsidR="00C3051A" w:rsidRPr="00194F8B" w:rsidRDefault="00C3051A" w:rsidP="009A0BD9">
            <w:pPr>
              <w:rPr>
                <w:rFonts w:asciiTheme="minorHAnsi" w:hAnsiTheme="minorHAnsi" w:cstheme="minorHAnsi"/>
                <w:sz w:val="18"/>
                <w:szCs w:val="18"/>
              </w:rPr>
            </w:pPr>
          </w:p>
          <w:p w14:paraId="3E1EC805" w14:textId="17757154"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1120" behindDoc="0" locked="0" layoutInCell="1" allowOverlap="1" wp14:anchorId="52612688" wp14:editId="2D5084A5">
                      <wp:simplePos x="0" y="0"/>
                      <wp:positionH relativeFrom="column">
                        <wp:posOffset>336954</wp:posOffset>
                      </wp:positionH>
                      <wp:positionV relativeFrom="paragraph">
                        <wp:posOffset>683895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2CC67BB" id="Oval 62" o:spid="_x0000_s1026" style="position:absolute;margin-left:26.55pt;margin-top:53.85pt;width:89.85pt;height:16.8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" filled="f" strokecolor="red" strokeweight="2pt"/>
                  </w:pict>
                </mc:Fallback>
              </mc:AlternateContent>
            </w:r>
            <w:r w:rsidR="00E11AAE">
              <w:rPr>
                <w:noProof/>
              </w:rPr>
              <w:drawing>
                <wp:inline distT="0" distB="0" distL="0" distR="0" wp14:anchorId="0F896AA0" wp14:editId="25CC3E10">
                  <wp:extent cx="1933575" cy="24288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3DEC348B" w14:textId="77777777" w:rsidR="00C3051A" w:rsidRPr="00194F8B" w:rsidRDefault="00C3051A" w:rsidP="009A0BD9">
            <w:pPr>
              <w:rPr>
                <w:rFonts w:asciiTheme="minorHAnsi" w:hAnsiTheme="minorHAnsi" w:cstheme="minorHAnsi"/>
                <w:sz w:val="18"/>
                <w:szCs w:val="18"/>
              </w:rPr>
            </w:pPr>
          </w:p>
          <w:p w14:paraId="29A89256" w14:textId="77777777" w:rsidR="00C3051A" w:rsidRPr="00194F8B" w:rsidRDefault="00C3051A" w:rsidP="009A0BD9">
            <w:pPr>
              <w:rPr>
                <w:rFonts w:asciiTheme="minorHAnsi" w:hAnsiTheme="minorHAnsi" w:cstheme="minorHAnsi"/>
                <w:sz w:val="18"/>
                <w:szCs w:val="18"/>
              </w:rPr>
            </w:pPr>
          </w:p>
          <w:p w14:paraId="4302BEEA" w14:textId="77777777" w:rsidR="00C3051A" w:rsidRPr="00194F8B" w:rsidRDefault="00C3051A" w:rsidP="009A0BD9">
            <w:pPr>
              <w:rPr>
                <w:rFonts w:asciiTheme="minorHAnsi" w:hAnsiTheme="minorHAnsi" w:cstheme="minorHAnsi"/>
                <w:sz w:val="18"/>
                <w:szCs w:val="18"/>
              </w:rPr>
            </w:pPr>
          </w:p>
          <w:p w14:paraId="5B62F065" w14:textId="77777777" w:rsidR="00C3051A" w:rsidRPr="00194F8B" w:rsidRDefault="00C3051A" w:rsidP="009A0BD9">
            <w:pPr>
              <w:rPr>
                <w:rFonts w:asciiTheme="minorHAnsi" w:hAnsiTheme="minorHAnsi" w:cstheme="minorHAnsi"/>
                <w:sz w:val="18"/>
                <w:szCs w:val="18"/>
              </w:rPr>
            </w:pPr>
          </w:p>
        </w:tc>
        <w:tc>
          <w:tcPr>
            <w:tcW w:w="11543" w:type="dxa"/>
          </w:tcPr>
          <w:p w14:paraId="7DAD4747"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B9460E8" w14:textId="77777777" w:rsidR="00C3051A"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80"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1E7DF2DB" w14:textId="77777777" w:rsidR="00F01F5A" w:rsidRDefault="00F01F5A" w:rsidP="00F01F5A">
            <w:pPr>
              <w:rPr>
                <w:rFonts w:asciiTheme="minorHAnsi" w:hAnsiTheme="minorHAnsi" w:cstheme="minorHAnsi"/>
                <w:b/>
                <w:i/>
                <w:color w:val="FF0000"/>
                <w:sz w:val="18"/>
                <w:szCs w:val="18"/>
              </w:rPr>
            </w:pPr>
          </w:p>
          <w:p w14:paraId="5F156A15" w14:textId="77777777" w:rsidR="00F01F5A" w:rsidRDefault="00F01F5A" w:rsidP="00F01F5A">
            <w:pPr>
              <w:rPr>
                <w:rFonts w:asciiTheme="minorHAnsi" w:hAnsiTheme="minorHAnsi" w:cstheme="minorHAnsi"/>
                <w:i/>
                <w:sz w:val="18"/>
                <w:szCs w:val="18"/>
              </w:rPr>
            </w:pPr>
            <w:r w:rsidRPr="00194F8B">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w:t>
            </w:r>
            <w:r w:rsidRPr="00194F8B">
              <w:rPr>
                <w:rFonts w:asciiTheme="minorHAnsi" w:hAnsiTheme="minorHAnsi" w:cstheme="minorHAnsi"/>
                <w:b/>
                <w:i/>
                <w:color w:val="FF0000"/>
                <w:sz w:val="18"/>
                <w:szCs w:val="18"/>
              </w:rPr>
              <w:t xml:space="preserve">: </w:t>
            </w:r>
            <w:r w:rsidRPr="00194F8B">
              <w:rPr>
                <w:rFonts w:asciiTheme="minorHAnsi" w:hAnsiTheme="minorHAnsi" w:cstheme="minorHAnsi"/>
                <w:i/>
                <w:sz w:val="18"/>
                <w:szCs w:val="18"/>
              </w:rPr>
              <w:t xml:space="preserve"> If you are copying raster geodata and you want the option of changing the geodata format then use the </w:t>
            </w:r>
            <w:r>
              <w:rPr>
                <w:rFonts w:asciiTheme="minorHAnsi" w:hAnsiTheme="minorHAnsi" w:cstheme="minorHAnsi"/>
                <w:i/>
                <w:sz w:val="18"/>
                <w:szCs w:val="18"/>
              </w:rPr>
              <w:t>‘Raster &gt;Copy’ tool.</w:t>
            </w:r>
          </w:p>
          <w:p w14:paraId="5393804E" w14:textId="77777777" w:rsidR="00F01F5A" w:rsidRDefault="00F01F5A" w:rsidP="00F01F5A">
            <w:pPr>
              <w:rPr>
                <w:rFonts w:asciiTheme="minorHAnsi" w:hAnsiTheme="minorHAnsi" w:cstheme="minorHAnsi"/>
                <w:b/>
                <w:i/>
                <w:color w:val="FF0000"/>
                <w:sz w:val="18"/>
                <w:szCs w:val="18"/>
              </w:rPr>
            </w:pPr>
          </w:p>
          <w:p w14:paraId="5CAE1C3B" w14:textId="77777777" w:rsidR="00F01F5A" w:rsidRDefault="00F01F5A" w:rsidP="00F01F5A">
            <w:pPr>
              <w:rPr>
                <w:rFonts w:asciiTheme="minorHAnsi" w:hAnsiTheme="minorHAnsi" w:cstheme="minorHAnsi"/>
                <w:i/>
                <w:sz w:val="18"/>
                <w:szCs w:val="18"/>
              </w:rPr>
            </w:pPr>
            <w:r w:rsidRPr="00194F8B">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#2</w:t>
            </w:r>
            <w:r w:rsidRPr="00194F8B">
              <w:rPr>
                <w:rFonts w:asciiTheme="minorHAnsi" w:hAnsiTheme="minorHAnsi" w:cstheme="minorHAnsi"/>
                <w:b/>
                <w:i/>
                <w:color w:val="FF0000"/>
                <w:sz w:val="18"/>
                <w:szCs w:val="18"/>
              </w:rPr>
              <w:t xml:space="preserve">: </w:t>
            </w:r>
            <w:r>
              <w:rPr>
                <w:rFonts w:asciiTheme="minorHAnsi" w:hAnsiTheme="minorHAnsi" w:cstheme="minorHAnsi"/>
                <w:i/>
                <w:sz w:val="18"/>
                <w:szCs w:val="18"/>
              </w:rPr>
              <w:t xml:space="preserve"> Note that you cannot copy from one GIS file type to another, for example you cannot copy a Shapefile into a feature class in a Geodatabase.</w:t>
            </w:r>
          </w:p>
          <w:p w14:paraId="065696B3"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42E01297"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29360239" w14:textId="77777777" w:rsidR="00C3051A" w:rsidRDefault="00C3051A" w:rsidP="009A0BD9">
            <w:pPr>
              <w:rPr>
                <w:rFonts w:asciiTheme="minorHAnsi" w:hAnsiTheme="minorHAnsi" w:cstheme="minorHAnsi"/>
                <w:b/>
                <w:sz w:val="18"/>
                <w:szCs w:val="18"/>
              </w:rPr>
            </w:pPr>
          </w:p>
          <w:p w14:paraId="1800169B" w14:textId="77777777" w:rsidR="00C3051A" w:rsidRPr="006F7364"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5670003D" w14:textId="77777777" w:rsidR="00C3051A" w:rsidRPr="006F7364" w:rsidRDefault="00C3051A" w:rsidP="009A0BD9">
            <w:pPr>
              <w:rPr>
                <w:rFonts w:asciiTheme="minorHAnsi" w:hAnsiTheme="minorHAnsi" w:cstheme="minorHAnsi"/>
                <w:sz w:val="18"/>
                <w:szCs w:val="18"/>
              </w:rPr>
            </w:pPr>
          </w:p>
          <w:p w14:paraId="21C60C63"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5D5FED7"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3D9E65E2"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0B75889"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14CC338C"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8E2490A"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1C18FF68"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60AF0E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6CC8A9A1"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206BEA" w14:textId="77777777" w:rsidR="00C3051A" w:rsidRPr="00194F8B" w:rsidRDefault="00C3051A" w:rsidP="009A0BD9">
            <w:pPr>
              <w:rPr>
                <w:rFonts w:asciiTheme="minorHAnsi" w:hAnsiTheme="minorHAnsi" w:cstheme="minorHAnsi"/>
                <w:sz w:val="18"/>
                <w:szCs w:val="18"/>
              </w:rPr>
            </w:pPr>
          </w:p>
          <w:p w14:paraId="667F9147" w14:textId="77777777" w:rsidR="00F01F5A" w:rsidRPr="00BF5C3A" w:rsidRDefault="00F01F5A" w:rsidP="00F01F5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46F52E27"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46F87472" w14:textId="77777777" w:rsidR="00F01F5A" w:rsidRDefault="00F01F5A" w:rsidP="00F01F5A">
            <w:pPr>
              <w:autoSpaceDE w:val="0"/>
              <w:autoSpaceDN w:val="0"/>
              <w:adjustRightInd w:val="0"/>
              <w:rPr>
                <w:rFonts w:asciiTheme="minorHAnsi" w:hAnsiTheme="minorHAnsi" w:cstheme="minorHAnsi"/>
                <w:color w:val="000020"/>
                <w:sz w:val="18"/>
                <w:szCs w:val="18"/>
              </w:rPr>
            </w:pPr>
          </w:p>
          <w:p w14:paraId="449810EE"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6884C754" w14:textId="77777777" w:rsidR="00C3051A" w:rsidRDefault="00C3051A" w:rsidP="009A0BD9">
            <w:pPr>
              <w:rPr>
                <w:rFonts w:asciiTheme="minorHAnsi" w:hAnsiTheme="minorHAnsi" w:cstheme="minorHAnsi"/>
                <w:sz w:val="18"/>
                <w:szCs w:val="18"/>
              </w:rPr>
            </w:pPr>
          </w:p>
          <w:p w14:paraId="48DFC432" w14:textId="77777777" w:rsidR="00C3051A" w:rsidRPr="00194F8B" w:rsidRDefault="00943AA9"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4B769478" w14:textId="77777777" w:rsidR="00C3051A" w:rsidRPr="00194F8B" w:rsidRDefault="00C3051A" w:rsidP="009A0BD9">
            <w:pPr>
              <w:rPr>
                <w:rFonts w:asciiTheme="minorHAnsi" w:hAnsiTheme="minorHAnsi" w:cstheme="minorHAnsi"/>
                <w:sz w:val="18"/>
                <w:szCs w:val="18"/>
              </w:rPr>
            </w:pPr>
          </w:p>
        </w:tc>
      </w:tr>
    </w:tbl>
    <w:p w14:paraId="5A071C2F" w14:textId="77777777" w:rsidR="00C3051A" w:rsidRDefault="00C3051A" w:rsidP="00C3051A"/>
    <w:p w14:paraId="5DD123CB" w14:textId="77777777" w:rsidR="00C3051A" w:rsidRDefault="00C3051A" w:rsidP="00C3051A">
      <w:pPr>
        <w:pStyle w:val="Heading3"/>
      </w:pPr>
      <w:bookmarkStart w:id="108" w:name="_Geodata_&gt;_Delete"/>
      <w:bookmarkStart w:id="109" w:name="_Toc476903403"/>
      <w:bookmarkEnd w:id="108"/>
      <w:r>
        <w:t xml:space="preserve">Geodata &gt; </w:t>
      </w:r>
      <w:r w:rsidRPr="00391361">
        <w:t>Delete</w:t>
      </w:r>
      <w:bookmarkEnd w:id="109"/>
    </w:p>
    <w:tbl>
      <w:tblPr>
        <w:tblStyle w:val="TableGrid"/>
        <w:tblW w:w="0" w:type="auto"/>
        <w:tblLook w:val="04A0" w:firstRow="1" w:lastRow="0" w:firstColumn="1" w:lastColumn="0" w:noHBand="0" w:noVBand="1"/>
      </w:tblPr>
      <w:tblGrid>
        <w:gridCol w:w="3276"/>
        <w:gridCol w:w="10672"/>
      </w:tblGrid>
      <w:tr w:rsidR="00C3051A" w:rsidRPr="00194F8B" w14:paraId="28765345" w14:textId="77777777" w:rsidTr="009A0BD9">
        <w:trPr>
          <w:tblHeader/>
        </w:trPr>
        <w:tc>
          <w:tcPr>
            <w:tcW w:w="2263" w:type="dxa"/>
          </w:tcPr>
          <w:p w14:paraId="3B571217"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165DD30D"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8C9C4EF" w14:textId="77777777" w:rsidTr="009A0BD9">
        <w:tc>
          <w:tcPr>
            <w:tcW w:w="2263" w:type="dxa"/>
          </w:tcPr>
          <w:p w14:paraId="5E6544B9" w14:textId="77777777" w:rsidR="00C3051A" w:rsidRPr="00194F8B" w:rsidRDefault="00C3051A" w:rsidP="009A0BD9">
            <w:pPr>
              <w:rPr>
                <w:rFonts w:asciiTheme="minorHAnsi" w:hAnsiTheme="minorHAnsi" w:cstheme="minorHAnsi"/>
              </w:rPr>
            </w:pPr>
          </w:p>
          <w:p w14:paraId="6E0A520F" w14:textId="2C224500"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3168" behindDoc="0" locked="0" layoutInCell="1" allowOverlap="1" wp14:anchorId="3F94C437" wp14:editId="22C2A682">
                      <wp:simplePos x="0" y="0"/>
                      <wp:positionH relativeFrom="column">
                        <wp:posOffset>271044</wp:posOffset>
                      </wp:positionH>
                      <wp:positionV relativeFrom="paragraph">
                        <wp:posOffset>829641</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5C4A5D6" id="Oval 62" o:spid="_x0000_s1026" style="position:absolute;margin-left:21.35pt;margin-top:65.35pt;width:94.45pt;height:1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" filled="f" strokecolor="red" strokeweight="2pt"/>
                  </w:pict>
                </mc:Fallback>
              </mc:AlternateContent>
            </w:r>
            <w:r w:rsidRPr="00194F8B">
              <w:rPr>
                <w:rFonts w:asciiTheme="minorHAnsi" w:hAnsiTheme="minorHAnsi" w:cstheme="minorHAnsi"/>
              </w:rPr>
              <w:br w:type="page"/>
            </w:r>
            <w:r w:rsidR="00E11AAE">
              <w:rPr>
                <w:noProof/>
              </w:rPr>
              <w:drawing>
                <wp:inline distT="0" distB="0" distL="0" distR="0" wp14:anchorId="39BDD7CF" wp14:editId="430CECA0">
                  <wp:extent cx="1933575" cy="242887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1CFAF606" w14:textId="77777777" w:rsidR="00C3051A" w:rsidRPr="00194F8B" w:rsidRDefault="00C3051A" w:rsidP="009A0BD9">
            <w:pPr>
              <w:rPr>
                <w:rFonts w:asciiTheme="minorHAnsi" w:hAnsiTheme="minorHAnsi" w:cstheme="minorHAnsi"/>
                <w:sz w:val="18"/>
                <w:szCs w:val="18"/>
              </w:rPr>
            </w:pPr>
          </w:p>
          <w:p w14:paraId="62BCFF4C" w14:textId="77777777" w:rsidR="00C3051A" w:rsidRPr="00194F8B" w:rsidRDefault="00C3051A" w:rsidP="009A0BD9">
            <w:pPr>
              <w:rPr>
                <w:rFonts w:asciiTheme="minorHAnsi" w:hAnsiTheme="minorHAnsi" w:cstheme="minorHAnsi"/>
                <w:sz w:val="18"/>
                <w:szCs w:val="18"/>
              </w:rPr>
            </w:pPr>
          </w:p>
          <w:p w14:paraId="079AEC84" w14:textId="77777777" w:rsidR="00C3051A" w:rsidRPr="00194F8B" w:rsidRDefault="00C3051A" w:rsidP="009A0BD9">
            <w:pPr>
              <w:rPr>
                <w:rFonts w:asciiTheme="minorHAnsi" w:hAnsiTheme="minorHAnsi" w:cstheme="minorHAnsi"/>
                <w:sz w:val="18"/>
                <w:szCs w:val="18"/>
              </w:rPr>
            </w:pPr>
          </w:p>
        </w:tc>
        <w:tc>
          <w:tcPr>
            <w:tcW w:w="11685" w:type="dxa"/>
          </w:tcPr>
          <w:p w14:paraId="5D7038A0" w14:textId="77777777" w:rsidR="00C3051A" w:rsidRPr="00194F8B" w:rsidRDefault="00C3051A" w:rsidP="009A0BD9">
            <w:pPr>
              <w:rPr>
                <w:rFonts w:asciiTheme="minorHAnsi" w:hAnsiTheme="minorHAnsi" w:cstheme="minorHAnsi"/>
                <w:sz w:val="18"/>
                <w:szCs w:val="18"/>
              </w:rPr>
            </w:pPr>
          </w:p>
          <w:p w14:paraId="35394691" w14:textId="094378E9"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81" w:history="1">
              <w:r w:rsidRPr="00194F8B">
                <w:rPr>
                  <w:rStyle w:val="Hyperlink"/>
                  <w:rFonts w:asciiTheme="minorHAnsi" w:hAnsiTheme="minorHAnsi" w:cstheme="minorHAnsi"/>
                  <w:sz w:val="18"/>
                  <w:szCs w:val="18"/>
                </w:rPr>
                <w:t>ESRI Help for the ‘Delete (Data Management)’ tool (ArcGIS 10.</w:t>
              </w:r>
              <w:r w:rsidR="0067525C">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154E67D"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611B43FE" w14:textId="77777777" w:rsidR="00C3051A" w:rsidRDefault="00C3051A" w:rsidP="009A0BD9">
            <w:pPr>
              <w:rPr>
                <w:ins w:id="110" w:author="Tom Barrett" w:date="2017-04-11T15:41:00Z"/>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delete</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259C07A" w14:textId="77777777" w:rsidR="00A97107" w:rsidRDefault="00A97107" w:rsidP="009A0BD9">
            <w:pPr>
              <w:rPr>
                <w:ins w:id="111" w:author="Tom Barrett" w:date="2017-04-11T15:41:00Z"/>
                <w:rFonts w:asciiTheme="minorHAnsi" w:hAnsiTheme="minorHAnsi" w:cstheme="minorHAnsi"/>
                <w:sz w:val="18"/>
                <w:szCs w:val="18"/>
              </w:rPr>
            </w:pPr>
          </w:p>
          <w:p w14:paraId="6CDB7284" w14:textId="361A8268" w:rsidR="00A97107" w:rsidRDefault="00A97107" w:rsidP="009A0BD9">
            <w:pPr>
              <w:rPr>
                <w:rFonts w:asciiTheme="minorHAnsi" w:hAnsiTheme="minorHAnsi" w:cstheme="minorHAnsi"/>
                <w:sz w:val="18"/>
                <w:szCs w:val="18"/>
              </w:rPr>
            </w:pPr>
            <w:ins w:id="112" w:author="Tom Barrett" w:date="2017-04-11T15:41:00Z">
              <w:r w:rsidRPr="00194F8B">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w:t>
              </w:r>
              <w:r w:rsidRPr="00194F8B">
                <w:rPr>
                  <w:rFonts w:asciiTheme="minorHAnsi" w:hAnsiTheme="minorHAnsi" w:cstheme="minorHAnsi"/>
                  <w:b/>
                  <w:i/>
                  <w:color w:val="FF0000"/>
                  <w:sz w:val="18"/>
                  <w:szCs w:val="18"/>
                </w:rPr>
                <w:t xml:space="preserve">: </w:t>
              </w:r>
              <w:r>
                <w:rPr>
                  <w:rFonts w:asciiTheme="minorHAnsi" w:hAnsiTheme="minorHAnsi" w:cstheme="minorHAnsi"/>
                  <w:i/>
                  <w:sz w:val="18"/>
                  <w:szCs w:val="18"/>
                </w:rPr>
                <w:t xml:space="preserve"> If your </w:t>
              </w:r>
            </w:ins>
            <w:ins w:id="113" w:author="Tom Barrett" w:date="2017-04-11T15:42:00Z">
              <w:r>
                <w:rPr>
                  <w:rFonts w:asciiTheme="minorHAnsi" w:hAnsiTheme="minorHAnsi" w:cstheme="minorHAnsi"/>
                  <w:i/>
                  <w:sz w:val="18"/>
                  <w:szCs w:val="18"/>
                </w:rPr>
                <w:t>‘Table for Geodata’ is not a DBF or in a File Geodatabase then all the data sets in the table will be deleted, highlighted or selected rows will be ignored.</w:t>
              </w:r>
            </w:ins>
          </w:p>
          <w:p w14:paraId="6E0C4767" w14:textId="77777777" w:rsidR="00C3051A" w:rsidRDefault="00C3051A" w:rsidP="009A0BD9">
            <w:pPr>
              <w:rPr>
                <w:rFonts w:asciiTheme="minorHAnsi" w:hAnsiTheme="minorHAnsi" w:cstheme="minorHAnsi"/>
                <w:b/>
                <w:sz w:val="18"/>
                <w:szCs w:val="18"/>
              </w:rPr>
            </w:pPr>
          </w:p>
          <w:p w14:paraId="681C3C57" w14:textId="77777777" w:rsidR="00C3051A" w:rsidRPr="006F7364"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delete</w:t>
            </w:r>
            <w:r w:rsidRPr="006F7364">
              <w:rPr>
                <w:rFonts w:asciiTheme="minorHAnsi" w:hAnsiTheme="minorHAnsi" w:cstheme="minorHAnsi"/>
                <w:sz w:val="18"/>
                <w:szCs w:val="18"/>
              </w:rPr>
              <w:t>.</w:t>
            </w:r>
          </w:p>
          <w:p w14:paraId="1E43D49C" w14:textId="77777777" w:rsidR="00C3051A" w:rsidRPr="006F7364" w:rsidRDefault="00C3051A" w:rsidP="009A0BD9">
            <w:pPr>
              <w:rPr>
                <w:rFonts w:asciiTheme="minorHAnsi" w:hAnsiTheme="minorHAnsi" w:cstheme="minorHAnsi"/>
                <w:sz w:val="18"/>
                <w:szCs w:val="18"/>
              </w:rPr>
            </w:pPr>
          </w:p>
          <w:p w14:paraId="2B4039F1"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9FBA126"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25621D67"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00EAFCA"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0E7ABB24"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56A16FE"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200C99E"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34386D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2098DB25"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Delete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1BE9A5" w14:textId="77777777" w:rsidR="00C3051A" w:rsidRPr="00194F8B" w:rsidRDefault="00943AA9"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 xml:space="preserve">Link back to Summary </w:t>
              </w:r>
              <w:r w:rsidR="00C3051A" w:rsidRPr="002D2336">
                <w:rPr>
                  <w:rStyle w:val="Hyperlink"/>
                  <w:rFonts w:asciiTheme="minorHAnsi" w:hAnsiTheme="minorHAnsi" w:cstheme="minorHAnsi"/>
                  <w:sz w:val="18"/>
                  <w:szCs w:val="18"/>
                </w:rPr>
                <w:t>o</w:t>
              </w:r>
              <w:r w:rsidR="00C3051A" w:rsidRPr="002D2336">
                <w:rPr>
                  <w:rStyle w:val="Hyperlink"/>
                  <w:rFonts w:asciiTheme="minorHAnsi" w:hAnsiTheme="minorHAnsi" w:cstheme="minorHAnsi"/>
                  <w:sz w:val="18"/>
                  <w:szCs w:val="18"/>
                </w:rPr>
                <w:t>f Grid Garage Tools</w:t>
              </w:r>
            </w:hyperlink>
          </w:p>
          <w:p w14:paraId="00DF1232" w14:textId="77777777" w:rsidR="00C3051A" w:rsidRPr="00194F8B" w:rsidRDefault="00C3051A" w:rsidP="009A0BD9">
            <w:pPr>
              <w:rPr>
                <w:rFonts w:asciiTheme="minorHAnsi" w:hAnsiTheme="minorHAnsi" w:cstheme="minorHAnsi"/>
                <w:sz w:val="18"/>
                <w:szCs w:val="18"/>
              </w:rPr>
            </w:pPr>
          </w:p>
        </w:tc>
      </w:tr>
    </w:tbl>
    <w:p w14:paraId="5F433711" w14:textId="77777777" w:rsidR="00C3051A" w:rsidRDefault="00C3051A" w:rsidP="00C3051A"/>
    <w:p w14:paraId="30A47DDD" w14:textId="77777777" w:rsidR="00C3051A" w:rsidRDefault="00C3051A" w:rsidP="00C3051A">
      <w:pPr>
        <w:pStyle w:val="Heading3"/>
      </w:pPr>
      <w:bookmarkStart w:id="114" w:name="_Geodata_&gt;_Describe"/>
      <w:bookmarkStart w:id="115" w:name="_Toc476903404"/>
      <w:bookmarkEnd w:id="114"/>
      <w:r>
        <w:t xml:space="preserve">Geodata &gt; </w:t>
      </w:r>
      <w:r w:rsidRPr="00391361">
        <w:t>Describe</w:t>
      </w:r>
      <w:bookmarkEnd w:id="115"/>
    </w:p>
    <w:tbl>
      <w:tblPr>
        <w:tblStyle w:val="TableGrid"/>
        <w:tblW w:w="5000" w:type="pct"/>
        <w:tblLook w:val="04A0" w:firstRow="1" w:lastRow="0" w:firstColumn="1" w:lastColumn="0" w:noHBand="0" w:noVBand="1"/>
      </w:tblPr>
      <w:tblGrid>
        <w:gridCol w:w="3276"/>
        <w:gridCol w:w="10672"/>
      </w:tblGrid>
      <w:tr w:rsidR="00C3051A" w:rsidRPr="006E4B9E" w14:paraId="513EDEBE" w14:textId="77777777" w:rsidTr="009A0BD9">
        <w:trPr>
          <w:tblHeader/>
        </w:trPr>
        <w:tc>
          <w:tcPr>
            <w:tcW w:w="608" w:type="pct"/>
          </w:tcPr>
          <w:p w14:paraId="317D5656" w14:textId="77777777" w:rsidR="00C3051A" w:rsidRPr="006E4B9E" w:rsidRDefault="00C3051A" w:rsidP="009A0BD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3065ECEC" w14:textId="77777777" w:rsidR="00C3051A" w:rsidRPr="006E4B9E" w:rsidRDefault="00C3051A" w:rsidP="009A0BD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C3051A" w:rsidRPr="006E4B9E" w14:paraId="33FE78D3" w14:textId="77777777" w:rsidTr="009A0BD9">
        <w:trPr>
          <w:trHeight w:val="1026"/>
        </w:trPr>
        <w:tc>
          <w:tcPr>
            <w:tcW w:w="608" w:type="pct"/>
          </w:tcPr>
          <w:p w14:paraId="73F40406" w14:textId="77777777" w:rsidR="00C3051A" w:rsidRDefault="00C3051A" w:rsidP="009A0BD9">
            <w:pPr>
              <w:rPr>
                <w:rFonts w:asciiTheme="minorHAnsi" w:hAnsiTheme="minorHAnsi" w:cstheme="minorHAnsi"/>
                <w:sz w:val="18"/>
                <w:szCs w:val="18"/>
              </w:rPr>
            </w:pPr>
          </w:p>
          <w:p w14:paraId="734B54AF" w14:textId="306B55D3" w:rsidR="00C3051A" w:rsidRPr="006E4B9E" w:rsidRDefault="00E11AAE"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846656" behindDoc="0" locked="0" layoutInCell="1" allowOverlap="1" wp14:anchorId="084319DD" wp14:editId="2D96C878">
                      <wp:simplePos x="0" y="0"/>
                      <wp:positionH relativeFrom="column">
                        <wp:posOffset>325755</wp:posOffset>
                      </wp:positionH>
                      <wp:positionV relativeFrom="paragraph">
                        <wp:posOffset>1018771</wp:posOffset>
                      </wp:positionV>
                      <wp:extent cx="1199625" cy="247615"/>
                      <wp:effectExtent l="0" t="0" r="19685" b="19685"/>
                      <wp:wrapNone/>
                      <wp:docPr id="95"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5E95252" id="Oval 62" o:spid="_x0000_s1026" style="position:absolute;margin-left:25.65pt;margin-top:80.2pt;width:94.45pt;height:19.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SedAIAAPE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" filled="f" strokecolor="red" strokeweight="2pt"/>
                  </w:pict>
                </mc:Fallback>
              </mc:AlternateContent>
            </w:r>
            <w:r>
              <w:rPr>
                <w:noProof/>
              </w:rPr>
              <w:drawing>
                <wp:inline distT="0" distB="0" distL="0" distR="0" wp14:anchorId="1CFA1902" wp14:editId="419E14FA">
                  <wp:extent cx="1933575" cy="24288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2BFCBD2E" w14:textId="77777777" w:rsidR="00C3051A" w:rsidRPr="006E4B9E" w:rsidRDefault="00C3051A" w:rsidP="009A0BD9">
            <w:pPr>
              <w:rPr>
                <w:rFonts w:asciiTheme="minorHAnsi" w:hAnsiTheme="minorHAnsi" w:cstheme="minorHAnsi"/>
                <w:sz w:val="18"/>
                <w:szCs w:val="18"/>
              </w:rPr>
            </w:pPr>
          </w:p>
          <w:p w14:paraId="19F24E14" w14:textId="77777777" w:rsidR="00C3051A" w:rsidRPr="006E4B9E" w:rsidRDefault="00C3051A" w:rsidP="009A0BD9">
            <w:pPr>
              <w:rPr>
                <w:rFonts w:asciiTheme="minorHAnsi" w:hAnsiTheme="minorHAnsi" w:cstheme="minorHAnsi"/>
                <w:sz w:val="18"/>
                <w:szCs w:val="18"/>
              </w:rPr>
            </w:pPr>
          </w:p>
          <w:p w14:paraId="7FAA09DD" w14:textId="461861C3" w:rsidR="00C3051A" w:rsidRPr="006E4B9E" w:rsidRDefault="00C3051A" w:rsidP="009A0BD9">
            <w:pPr>
              <w:rPr>
                <w:rFonts w:asciiTheme="minorHAnsi" w:hAnsiTheme="minorHAnsi" w:cstheme="minorHAnsi"/>
                <w:sz w:val="18"/>
                <w:szCs w:val="18"/>
              </w:rPr>
            </w:pPr>
          </w:p>
          <w:p w14:paraId="394950C2" w14:textId="77777777" w:rsidR="00C3051A" w:rsidRPr="006E4B9E" w:rsidRDefault="00C3051A" w:rsidP="009A0BD9">
            <w:pPr>
              <w:rPr>
                <w:rFonts w:asciiTheme="minorHAnsi" w:hAnsiTheme="minorHAnsi" w:cstheme="minorHAnsi"/>
                <w:sz w:val="18"/>
                <w:szCs w:val="18"/>
              </w:rPr>
            </w:pPr>
          </w:p>
          <w:p w14:paraId="4CABE47D" w14:textId="419F79E5" w:rsidR="00C3051A" w:rsidRPr="006E4B9E" w:rsidRDefault="00C3051A" w:rsidP="009A0BD9">
            <w:pPr>
              <w:rPr>
                <w:rFonts w:asciiTheme="minorHAnsi" w:hAnsiTheme="minorHAnsi" w:cstheme="minorHAnsi"/>
                <w:sz w:val="18"/>
                <w:szCs w:val="18"/>
              </w:rPr>
            </w:pPr>
          </w:p>
          <w:p w14:paraId="79696A38" w14:textId="6F9B64A4" w:rsidR="00C3051A" w:rsidRPr="006E4B9E" w:rsidRDefault="00C3051A" w:rsidP="009A0BD9">
            <w:pPr>
              <w:rPr>
                <w:rFonts w:asciiTheme="minorHAnsi" w:hAnsiTheme="minorHAnsi" w:cstheme="minorHAnsi"/>
                <w:sz w:val="18"/>
                <w:szCs w:val="18"/>
              </w:rPr>
            </w:pPr>
          </w:p>
          <w:p w14:paraId="5C1CEC3D" w14:textId="77777777" w:rsidR="00C3051A" w:rsidRPr="006E4B9E" w:rsidRDefault="00C3051A" w:rsidP="009A0BD9">
            <w:pPr>
              <w:rPr>
                <w:rFonts w:asciiTheme="minorHAnsi" w:hAnsiTheme="minorHAnsi" w:cstheme="minorHAnsi"/>
                <w:sz w:val="18"/>
                <w:szCs w:val="18"/>
              </w:rPr>
            </w:pPr>
          </w:p>
        </w:tc>
        <w:tc>
          <w:tcPr>
            <w:tcW w:w="4392" w:type="pct"/>
          </w:tcPr>
          <w:p w14:paraId="5C9FD0C7" w14:textId="77777777" w:rsidR="00C3051A" w:rsidRPr="006E4B9E" w:rsidRDefault="00C3051A" w:rsidP="009A0BD9">
            <w:pPr>
              <w:rPr>
                <w:rFonts w:asciiTheme="minorHAnsi" w:hAnsiTheme="minorHAnsi" w:cstheme="minorHAnsi"/>
                <w:sz w:val="18"/>
                <w:szCs w:val="18"/>
              </w:rPr>
            </w:pPr>
          </w:p>
          <w:p w14:paraId="7A193C5B" w14:textId="5F12B817" w:rsidR="00C3051A" w:rsidRDefault="00C3051A" w:rsidP="009A0BD9">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w:t>
            </w:r>
            <w:proofErr w:type="gramStart"/>
            <w:r>
              <w:rPr>
                <w:rFonts w:asciiTheme="minorHAnsi" w:hAnsiTheme="minorHAnsi" w:cstheme="minorHAnsi"/>
                <w:color w:val="000020"/>
                <w:sz w:val="18"/>
                <w:szCs w:val="18"/>
              </w:rPr>
              <w:t>..</w:t>
            </w:r>
            <w:proofErr w:type="gramEnd"/>
            <w:r>
              <w:rPr>
                <w:rFonts w:asciiTheme="minorHAnsi" w:hAnsiTheme="minorHAnsi" w:cstheme="minorHAnsi"/>
                <w:color w:val="000020"/>
                <w:sz w:val="18"/>
                <w:szCs w:val="18"/>
              </w:rPr>
              <w:t xml:space="preserve"> For a full description of these parameters see the Grid Garage User Manual and </w:t>
            </w:r>
            <w:hyperlink r:id="rId82"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83" w:history="1">
              <w:r w:rsidRPr="00BE4DCD">
                <w:rPr>
                  <w:rStyle w:val="Hyperlink"/>
                  <w:rFonts w:asciiTheme="minorHAnsi" w:hAnsiTheme="minorHAnsi" w:cstheme="minorHAnsi"/>
                  <w:sz w:val="18"/>
                  <w:szCs w:val="18"/>
                </w:rPr>
                <w:t>here for reporting on raster dataset properties</w:t>
              </w:r>
            </w:hyperlink>
            <w:ins w:id="116" w:author="Tom Barrett" w:date="2017-05-05T13:35:00Z">
              <w:r w:rsidR="00ED48E4">
                <w:rPr>
                  <w:rStyle w:val="Hyperlink"/>
                  <w:rFonts w:asciiTheme="minorHAnsi" w:hAnsiTheme="minorHAnsi" w:cstheme="minorHAnsi"/>
                  <w:sz w:val="18"/>
                  <w:szCs w:val="18"/>
                </w:rPr>
                <w:t xml:space="preserve"> and </w:t>
              </w:r>
              <w:r w:rsidR="00ED48E4">
                <w:rPr>
                  <w:rStyle w:val="Hyperlink"/>
                  <w:rFonts w:asciiTheme="minorHAnsi" w:hAnsiTheme="minorHAnsi" w:cstheme="minorHAnsi"/>
                  <w:sz w:val="18"/>
                  <w:szCs w:val="18"/>
                </w:rPr>
                <w:fldChar w:fldCharType="begin"/>
              </w:r>
              <w:r w:rsidR="00ED48E4">
                <w:rPr>
                  <w:rStyle w:val="Hyperlink"/>
                  <w:rFonts w:asciiTheme="minorHAnsi" w:hAnsiTheme="minorHAnsi" w:cstheme="minorHAnsi"/>
                  <w:sz w:val="18"/>
                  <w:szCs w:val="18"/>
                </w:rPr>
                <w:instrText xml:space="preserve"> HYPERLINK "http://desktop.arcgis.com/en/arcmap/10.3/analyze/arcpy-functions/describe-object-properties.htm" </w:instrText>
              </w:r>
              <w:r w:rsidR="00ED48E4">
                <w:rPr>
                  <w:rStyle w:val="Hyperlink"/>
                  <w:rFonts w:asciiTheme="minorHAnsi" w:hAnsiTheme="minorHAnsi" w:cstheme="minorHAnsi"/>
                  <w:sz w:val="18"/>
                  <w:szCs w:val="18"/>
                </w:rPr>
              </w:r>
              <w:r w:rsidR="00ED48E4">
                <w:rPr>
                  <w:rStyle w:val="Hyperlink"/>
                  <w:rFonts w:asciiTheme="minorHAnsi" w:hAnsiTheme="minorHAnsi" w:cstheme="minorHAnsi"/>
                  <w:sz w:val="18"/>
                  <w:szCs w:val="18"/>
                </w:rPr>
                <w:fldChar w:fldCharType="separate"/>
              </w:r>
              <w:r w:rsidR="00ED48E4" w:rsidRPr="00ED48E4">
                <w:rPr>
                  <w:rStyle w:val="Hyperlink"/>
                  <w:rFonts w:asciiTheme="minorHAnsi" w:hAnsiTheme="minorHAnsi" w:cstheme="minorHAnsi"/>
                  <w:sz w:val="18"/>
                  <w:szCs w:val="18"/>
                </w:rPr>
                <w:t>here for a list of properties reported on</w:t>
              </w:r>
              <w:r w:rsidR="00ED48E4">
                <w:rPr>
                  <w:rStyle w:val="Hyperlink"/>
                  <w:rFonts w:asciiTheme="minorHAnsi" w:hAnsiTheme="minorHAnsi" w:cstheme="minorHAnsi"/>
                  <w:sz w:val="18"/>
                  <w:szCs w:val="18"/>
                </w:rPr>
                <w:fldChar w:fldCharType="end"/>
              </w:r>
            </w:ins>
            <w:r>
              <w:rPr>
                <w:rFonts w:asciiTheme="minorHAnsi" w:hAnsiTheme="minorHAnsi" w:cstheme="minorHAnsi"/>
                <w:color w:val="000020"/>
                <w:sz w:val="18"/>
                <w:szCs w:val="18"/>
              </w:rPr>
              <w:t>.</w:t>
            </w:r>
          </w:p>
          <w:p w14:paraId="352D55A3" w14:textId="77777777" w:rsidR="00C3051A" w:rsidRDefault="00C3051A" w:rsidP="009A0BD9">
            <w:pPr>
              <w:rPr>
                <w:rFonts w:asciiTheme="minorHAnsi" w:hAnsiTheme="minorHAnsi" w:cstheme="minorHAnsi"/>
                <w:color w:val="000020"/>
                <w:sz w:val="18"/>
                <w:szCs w:val="18"/>
              </w:rPr>
            </w:pPr>
          </w:p>
          <w:p w14:paraId="273B1B51" w14:textId="77777777" w:rsidR="00C3051A" w:rsidRPr="00861581" w:rsidRDefault="00C3051A"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2193C8BF" w14:textId="77777777" w:rsidR="00C3051A" w:rsidRPr="00861581" w:rsidRDefault="00C3051A" w:rsidP="009A0BD9">
            <w:pPr>
              <w:rPr>
                <w:rFonts w:asciiTheme="minorHAnsi" w:hAnsiTheme="minorHAnsi" w:cstheme="minorHAnsi"/>
                <w:sz w:val="18"/>
                <w:szCs w:val="18"/>
              </w:rPr>
            </w:pPr>
          </w:p>
          <w:p w14:paraId="3D890474"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C7CB167" w14:textId="77777777" w:rsidR="00C3051A" w:rsidRDefault="00C3051A" w:rsidP="009A0BD9">
            <w:pPr>
              <w:rPr>
                <w:rFonts w:asciiTheme="minorHAnsi" w:hAnsiTheme="minorHAnsi" w:cstheme="minorHAnsi"/>
                <w:b/>
                <w:sz w:val="18"/>
                <w:szCs w:val="18"/>
              </w:rPr>
            </w:pPr>
          </w:p>
          <w:p w14:paraId="66AE9F65"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425E3DF" w14:textId="77777777" w:rsidR="00C3051A" w:rsidRPr="00861581" w:rsidRDefault="00C3051A" w:rsidP="009A0BD9">
            <w:pPr>
              <w:rPr>
                <w:rFonts w:asciiTheme="minorHAnsi" w:eastAsiaTheme="minorHAnsi" w:hAnsiTheme="minorHAnsi" w:cstheme="minorHAnsi"/>
                <w:color w:val="000000"/>
                <w:sz w:val="18"/>
                <w:szCs w:val="18"/>
                <w:lang w:val="en-US" w:eastAsia="en-US"/>
              </w:rPr>
            </w:pPr>
          </w:p>
          <w:p w14:paraId="4CA3B75B"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FBDF3A1" w14:textId="77777777" w:rsidR="00C3051A" w:rsidRPr="004D543E" w:rsidRDefault="00C3051A" w:rsidP="009A0BD9">
            <w:pPr>
              <w:autoSpaceDE w:val="0"/>
              <w:autoSpaceDN w:val="0"/>
              <w:adjustRightInd w:val="0"/>
              <w:rPr>
                <w:rFonts w:asciiTheme="minorHAnsi" w:hAnsiTheme="minorHAnsi" w:cstheme="minorHAnsi"/>
                <w:color w:val="000000"/>
                <w:sz w:val="18"/>
                <w:szCs w:val="18"/>
                <w:lang w:val="en-US" w:eastAsia="en-US"/>
              </w:rPr>
            </w:pPr>
          </w:p>
          <w:p w14:paraId="75382B98"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06ED6AB2"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5D22E788"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F194771" w14:textId="77777777" w:rsidR="00C3051A" w:rsidRDefault="00C3051A" w:rsidP="009A0BD9">
            <w:pPr>
              <w:autoSpaceDE w:val="0"/>
              <w:autoSpaceDN w:val="0"/>
              <w:adjustRightInd w:val="0"/>
              <w:rPr>
                <w:rFonts w:asciiTheme="minorHAnsi" w:eastAsiaTheme="minorHAnsi" w:hAnsiTheme="minorHAnsi" w:cstheme="minorHAnsi"/>
                <w:color w:val="000000"/>
                <w:sz w:val="18"/>
                <w:szCs w:val="18"/>
                <w:lang w:eastAsia="en-US"/>
              </w:rPr>
            </w:pPr>
          </w:p>
          <w:p w14:paraId="27D67745" w14:textId="77777777" w:rsidR="00C3051A" w:rsidRPr="00170A4B" w:rsidRDefault="00C3051A"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9AA54E6"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4687FCA8" w14:textId="77777777" w:rsidR="00C3051A" w:rsidRDefault="00C3051A"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F49198" w14:textId="77777777" w:rsidR="00C3051A" w:rsidRDefault="00943AA9" w:rsidP="009A0BD9">
            <w:pPr>
              <w:pStyle w:val="Caption"/>
              <w:keepNext/>
              <w:jc w:val="right"/>
              <w:rPr>
                <w:rStyle w:val="Hyperlink"/>
                <w:rFonts w:asciiTheme="minorHAnsi" w:hAnsiTheme="minorHAnsi" w:cstheme="minorHAnsi"/>
              </w:rPr>
            </w:pPr>
            <w:hyperlink w:anchor="_Summary_of_Grid" w:history="1">
              <w:r w:rsidR="00C3051A" w:rsidRPr="002D2336">
                <w:rPr>
                  <w:rStyle w:val="Hyperlink"/>
                  <w:rFonts w:asciiTheme="minorHAnsi" w:hAnsiTheme="minorHAnsi" w:cstheme="minorHAnsi"/>
                </w:rPr>
                <w:t>Link back to Summary of Grid Garage Tools</w:t>
              </w:r>
            </w:hyperlink>
          </w:p>
          <w:p w14:paraId="668268E1" w14:textId="77777777" w:rsidR="00C3051A" w:rsidRPr="00A53416" w:rsidRDefault="00C3051A" w:rsidP="009A0BD9"/>
        </w:tc>
      </w:tr>
    </w:tbl>
    <w:p w14:paraId="446DFE82" w14:textId="0688F663" w:rsidR="00641F8D" w:rsidRDefault="00641F8D" w:rsidP="00C3051A"/>
    <w:p w14:paraId="4F60DDA0" w14:textId="77777777" w:rsidR="00641F8D" w:rsidRDefault="00641F8D">
      <w:pPr>
        <w:spacing w:after="200" w:line="360" w:lineRule="auto"/>
      </w:pPr>
      <w:r>
        <w:br w:type="page"/>
      </w:r>
    </w:p>
    <w:p w14:paraId="4AC9A27C" w14:textId="77777777" w:rsidR="00C3051A" w:rsidRDefault="00C3051A" w:rsidP="00C3051A">
      <w:pPr>
        <w:pStyle w:val="Caption"/>
        <w:keepNext/>
      </w:pPr>
      <w:bookmarkStart w:id="117" w:name="_Ref429038297"/>
      <w:r>
        <w:lastRenderedPageBreak/>
        <w:t xml:space="preserve">Table </w:t>
      </w:r>
      <w:fldSimple w:instr=" SEQ Table \* ARABIC ">
        <w:r w:rsidR="001D0228">
          <w:rPr>
            <w:noProof/>
          </w:rPr>
          <w:t>2</w:t>
        </w:r>
      </w:fldSimple>
      <w:bookmarkEnd w:id="117"/>
      <w:r>
        <w:rPr>
          <w:noProof/>
        </w:rPr>
        <w:t xml:space="preserve"> </w:t>
      </w:r>
      <w:r w:rsidRPr="00B2309E">
        <w:t>List of fields reported on using '</w:t>
      </w:r>
      <w:r>
        <w:t>Geodata &gt; Describe’</w:t>
      </w:r>
    </w:p>
    <w:tbl>
      <w:tblPr>
        <w:tblW w:w="5000" w:type="pct"/>
        <w:tblLook w:val="04A0" w:firstRow="1" w:lastRow="0" w:firstColumn="1" w:lastColumn="0" w:noHBand="0" w:noVBand="1"/>
      </w:tblPr>
      <w:tblGrid>
        <w:gridCol w:w="2935"/>
        <w:gridCol w:w="2269"/>
        <w:gridCol w:w="8734"/>
      </w:tblGrid>
      <w:tr w:rsidR="00C3051A" w:rsidRPr="00081473" w14:paraId="5F23081B" w14:textId="77777777" w:rsidTr="009A0BD9">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346B400C" w14:textId="77777777" w:rsidR="00C3051A" w:rsidRPr="00081473" w:rsidRDefault="00C3051A" w:rsidP="009A0BD9">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184CD66" w14:textId="77777777" w:rsidR="00C3051A" w:rsidRPr="00081473" w:rsidRDefault="00C3051A" w:rsidP="009A0BD9">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2EC88F02" w14:textId="77777777" w:rsidR="00C3051A" w:rsidRPr="00081473" w:rsidRDefault="00C3051A" w:rsidP="009A0BD9">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C3051A" w:rsidRPr="00081473" w14:paraId="7581802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FADF7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7C5C4C3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7BE4042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System identifier</w:t>
            </w:r>
          </w:p>
        </w:tc>
      </w:tr>
      <w:tr w:rsidR="00C3051A" w:rsidRPr="00081473" w14:paraId="1EBF9B3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1F16F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geodata</w:t>
            </w:r>
          </w:p>
        </w:tc>
        <w:tc>
          <w:tcPr>
            <w:tcW w:w="814" w:type="pct"/>
            <w:tcBorders>
              <w:top w:val="single" w:sz="4" w:space="0" w:color="auto"/>
              <w:left w:val="single" w:sz="4" w:space="0" w:color="auto"/>
              <w:bottom w:val="single" w:sz="4" w:space="0" w:color="auto"/>
              <w:right w:val="single" w:sz="4" w:space="0" w:color="auto"/>
            </w:tcBorders>
            <w:vAlign w:val="center"/>
          </w:tcPr>
          <w:p w14:paraId="37C1BD4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1E863C2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Full path to the Input geodata.</w:t>
            </w:r>
          </w:p>
        </w:tc>
      </w:tr>
      <w:tr w:rsidR="00C3051A" w:rsidRPr="00081473" w14:paraId="5B0DEAB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B1382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dataset_DSID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5424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3E8DA55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ID of the dataset</w:t>
            </w:r>
          </w:p>
        </w:tc>
      </w:tr>
      <w:tr w:rsidR="00C3051A" w:rsidRPr="00081473" w14:paraId="3FFC263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FF2CAC5"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dataset_MExtent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59C24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E8002E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A space-delimited string (</w:t>
            </w:r>
            <w:proofErr w:type="spellStart"/>
            <w:r w:rsidRPr="00081473">
              <w:rPr>
                <w:rFonts w:ascii="Calibri" w:hAnsi="Calibri"/>
                <w:color w:val="000000"/>
                <w:sz w:val="16"/>
                <w:szCs w:val="16"/>
              </w:rPr>
              <w:t>MMin</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MMax</w:t>
            </w:r>
            <w:proofErr w:type="spellEnd"/>
            <w:r w:rsidRPr="00081473">
              <w:rPr>
                <w:rFonts w:ascii="Calibri" w:hAnsi="Calibri"/>
                <w:color w:val="000000"/>
                <w:sz w:val="16"/>
                <w:szCs w:val="16"/>
              </w:rPr>
              <w:t>)</w:t>
            </w:r>
            <w:r>
              <w:rPr>
                <w:rFonts w:ascii="Calibri" w:hAnsi="Calibri"/>
                <w:color w:val="000000"/>
                <w:sz w:val="16"/>
                <w:szCs w:val="16"/>
              </w:rPr>
              <w:t xml:space="preserve"> </w:t>
            </w:r>
            <w:proofErr w:type="spellStart"/>
            <w:r>
              <w:rPr>
                <w:rFonts w:ascii="Calibri" w:hAnsi="Calibri"/>
                <w:color w:val="000000"/>
                <w:sz w:val="16"/>
                <w:szCs w:val="16"/>
              </w:rPr>
              <w:t>defomomg</w:t>
            </w:r>
            <w:proofErr w:type="spellEnd"/>
            <w:r>
              <w:rPr>
                <w:rFonts w:ascii="Calibri" w:hAnsi="Calibri"/>
                <w:color w:val="000000"/>
                <w:sz w:val="16"/>
                <w:szCs w:val="16"/>
              </w:rPr>
              <w:t xml:space="preserve"> a user-defined scalar measure.</w:t>
            </w:r>
          </w:p>
        </w:tc>
      </w:tr>
      <w:tr w:rsidR="00C3051A" w:rsidRPr="00081473" w14:paraId="2508BD7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7530524"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dataset_ZExtent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6F904E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2A3DEF0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A space-delimited string (</w:t>
            </w:r>
            <w:proofErr w:type="spellStart"/>
            <w:r w:rsidRPr="00081473">
              <w:rPr>
                <w:rFonts w:ascii="Calibri" w:hAnsi="Calibri"/>
                <w:color w:val="000000"/>
                <w:sz w:val="16"/>
                <w:szCs w:val="16"/>
              </w:rPr>
              <w:t>ZMin</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ZMax</w:t>
            </w:r>
            <w:proofErr w:type="spellEnd"/>
            <w:r w:rsidRPr="00081473">
              <w:rPr>
                <w:rFonts w:ascii="Calibri" w:hAnsi="Calibri"/>
                <w:color w:val="000000"/>
                <w:sz w:val="16"/>
                <w:szCs w:val="16"/>
              </w:rPr>
              <w:t>)</w:t>
            </w:r>
            <w:r>
              <w:rPr>
                <w:rFonts w:ascii="Calibri" w:hAnsi="Calibri"/>
                <w:color w:val="000000"/>
                <w:sz w:val="16"/>
                <w:szCs w:val="16"/>
              </w:rPr>
              <w:t xml:space="preserve"> defining the height.</w:t>
            </w:r>
          </w:p>
        </w:tc>
      </w:tr>
      <w:tr w:rsidR="00C3051A" w:rsidRPr="00081473" w14:paraId="63412F7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B591562"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dataset_canVersion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962F5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3A1DA5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C3051A" w:rsidRPr="00081473" w14:paraId="60F2C75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6C7B4F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dataset_datasetType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6771AF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251388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4DA58F9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D56FA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dataset_extent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2A26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30E10C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C3051A" w:rsidRPr="00081473" w14:paraId="009399E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382454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dataset_isVersioned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7A98F0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E133F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C3051A" w:rsidRPr="00081473" w14:paraId="626EF2D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84AAA2"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dataset_spatialReference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192CFA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8355E4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This is either Geographic (</w:t>
            </w:r>
            <w:proofErr w:type="spellStart"/>
            <w:r w:rsidRPr="00081473">
              <w:rPr>
                <w:rFonts w:ascii="Calibri" w:hAnsi="Calibri"/>
                <w:color w:val="000000"/>
                <w:sz w:val="16"/>
                <w:szCs w:val="16"/>
              </w:rPr>
              <w:t>Lat</w:t>
            </w:r>
            <w:proofErr w:type="spellEnd"/>
            <w:r w:rsidRPr="00081473">
              <w:rPr>
                <w:rFonts w:ascii="Calibri" w:hAnsi="Calibri"/>
                <w:color w:val="000000"/>
                <w:sz w:val="16"/>
                <w:szCs w:val="16"/>
              </w:rPr>
              <w:t>/Long) or a projected spatial reference such as Lamberts, Albers, Map Grid of Australia etc.</w:t>
            </w:r>
          </w:p>
        </w:tc>
      </w:tr>
      <w:tr w:rsidR="00C3051A" w:rsidRPr="00081473" w14:paraId="53D750F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66A6D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file_FileModified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E1AD78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CA241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C3051A" w:rsidRPr="00081473" w14:paraId="48932DB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4AAA1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file_FileSizeKB</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96C065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03B936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Size of file.</w:t>
            </w:r>
          </w:p>
        </w:tc>
      </w:tr>
      <w:tr w:rsidR="00C3051A" w:rsidRPr="00081473" w14:paraId="1601124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14C8D2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general_baseName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0D017A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A28B05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C3051A" w:rsidRPr="00081473" w14:paraId="6407E69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2726F4"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general_catalogPath</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0E2D7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F30B5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C3051A" w:rsidRPr="00081473" w14:paraId="6A28F95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E264012"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general_children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C74BDC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5A0F0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C3051A" w:rsidRPr="00081473" w14:paraId="32E06F9A"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0F2E9F5"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general_childrenExpanded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20623E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09D700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C3051A" w:rsidRPr="00081473" w14:paraId="7A3D73B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726285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general_dataElementType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E726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7B7337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4659663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28CB1A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general_dataType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8952A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133ABF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Description of the geodata type i.e. </w:t>
            </w:r>
            <w:proofErr w:type="spellStart"/>
            <w:r w:rsidRPr="00081473">
              <w:rPr>
                <w:rFonts w:ascii="Calibri" w:hAnsi="Calibri"/>
                <w:color w:val="000000"/>
                <w:sz w:val="16"/>
                <w:szCs w:val="16"/>
              </w:rPr>
              <w:t>ShapeFile</w:t>
            </w:r>
            <w:proofErr w:type="spellEnd"/>
            <w:r w:rsidRPr="00081473">
              <w:rPr>
                <w:rFonts w:ascii="Calibri" w:hAnsi="Calibri"/>
                <w:color w:val="000000"/>
                <w:sz w:val="16"/>
                <w:szCs w:val="16"/>
              </w:rPr>
              <w:t xml:space="preserve">, </w:t>
            </w:r>
            <w:proofErr w:type="spellStart"/>
            <w:r w:rsidRPr="00081473">
              <w:rPr>
                <w:rFonts w:ascii="Calibri" w:hAnsi="Calibri"/>
                <w:color w:val="000000"/>
                <w:sz w:val="16"/>
                <w:szCs w:val="16"/>
              </w:rPr>
              <w:t>RasterDataset</w:t>
            </w:r>
            <w:proofErr w:type="spellEnd"/>
            <w:r w:rsidRPr="00081473">
              <w:rPr>
                <w:rFonts w:ascii="Calibri" w:hAnsi="Calibri"/>
                <w:color w:val="000000"/>
                <w:sz w:val="16"/>
                <w:szCs w:val="16"/>
              </w:rPr>
              <w:t xml:space="preserve"> etc.</w:t>
            </w:r>
          </w:p>
        </w:tc>
      </w:tr>
      <w:tr w:rsidR="00C3051A" w:rsidRPr="00081473" w14:paraId="69BE561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EB3485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general_extension</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EEBDF5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9E3F86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Geodata file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3C8F957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5FACC0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general_file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171666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671888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File name with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080F021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B65915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general_fullPropsRetrieved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286207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E97FE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C3051A" w:rsidRPr="00081473" w14:paraId="5DA5AF2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2D0AD6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general_metadataRetrieved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A9A5D2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EF5901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C3051A" w:rsidRPr="00081473" w14:paraId="1295C9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3D3B1E"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011C07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4119BE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 xml:space="preserve">File name with </w:t>
            </w:r>
            <w:proofErr w:type="spellStart"/>
            <w:r w:rsidRPr="00081473">
              <w:rPr>
                <w:rFonts w:ascii="Calibri" w:hAnsi="Calibri"/>
                <w:color w:val="000000"/>
                <w:sz w:val="16"/>
                <w:szCs w:val="16"/>
              </w:rPr>
              <w:t>extention</w:t>
            </w:r>
            <w:proofErr w:type="spellEnd"/>
            <w:r w:rsidRPr="00081473">
              <w:rPr>
                <w:rFonts w:ascii="Calibri" w:hAnsi="Calibri"/>
                <w:color w:val="000000"/>
                <w:sz w:val="16"/>
                <w:szCs w:val="16"/>
              </w:rPr>
              <w:t>.</w:t>
            </w:r>
          </w:p>
        </w:tc>
      </w:tr>
      <w:tr w:rsidR="00C3051A" w:rsidRPr="00081473" w14:paraId="7E2D4AB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6E66A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general_path</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163D03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D37510D"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C3051A" w:rsidRPr="00081473" w14:paraId="27788D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9868E9"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3FD740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5A2CE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C3051A" w:rsidRPr="00081473" w14:paraId="51B9CE0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E7B7E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raster_band_height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287A1A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50E04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C3051A" w:rsidRPr="00081473" w14:paraId="018495E7"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020C2B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raster_band_isInteger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3DAFC2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09942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C3051A" w:rsidRPr="00081473" w14:paraId="1287F7E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6775F36"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raster_band_meanCellHeight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C8C7F7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50316A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C3051A" w:rsidRPr="00081473" w14:paraId="66471B43"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D410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raster_band_meanCellWidth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9F4EF5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48F3D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C3051A" w:rsidRPr="00081473" w14:paraId="092B1B6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EDD0B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raster_band_noDataValue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E6C4A6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702A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C3051A" w:rsidRPr="00081473" w14:paraId="52DB35E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5C690A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raster_band_pixelType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DA797BB"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174A4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51ECEA0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AEF0B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raster_band_primaryField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854D57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98D6F2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C3051A" w:rsidRPr="00081473" w14:paraId="4DE0AAA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8D9F7DE"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raster_band_stats_ACQUSITIONDATE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D06A86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37796C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A5D0B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EEE61"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raster_band_stats_ALLNODATA</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50BDDCC"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348BDC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BE084A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43D5C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raster_band_stats_ANYNODATA</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16C944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D8113C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C78AC43"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F4E9573"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raster_band_stats_BANDCOUNT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4C823E2"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D157D6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93171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C7569F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lastRenderedPageBreak/>
              <w:t>raster_band_stats_BOTTOM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F70257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5936A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991105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6E88BA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raster_band_stats_CELLSIZEX</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242E43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398AD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5837BBB"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2B973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raster_band_stats_CELLSIZEY</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C55F89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92FB01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E46CE3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02EAE2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raster_band_stats_CLOUDCOVER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9DC7D9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AC9E44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5A5649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D61A85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raster_band_stats_COLUMNCOUNT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684BAD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D00E03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F94D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117FF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raster_band_stats_LEFT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2B67625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834E9F1"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9FA401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7FD271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raster_band_stats_MAXIMUM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5D0646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6A9C51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8DDE13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078C809"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raster_band_stats_MEAN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49EBE6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FBA46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AAB8DBC"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316A19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raster_band_stats_MINIMUM</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6424C8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87E2703"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7BF6AC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26931A6"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raster_band_stats_OFFNADIR</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8A28AAA"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EAE820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C88921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57080DA"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raster_band_stats_PRODUCTNAME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080C1140"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FE86D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FA2F4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5A6DD5"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raster_band_stats_RIGHT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E342B3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69D41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468525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8F5789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raster_band_stats_ROWCOUNT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C20D82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31053B7"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B2F83B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12BE304"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raster_band_stats_SENSORAZIMUTH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BB103C4"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0EA64F4"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5854061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8DDABC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raster_band_stats_SENSORELEVATION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B12ABA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64F393E"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00736DEB"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A7AA94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raster_band_stats_SENSORNAME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3EBBD09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3F2B7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DDA19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4C833F"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raster_band_stats_SOURCETYPE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D53EE8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F3039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749393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18C8FEC"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raster_band_stats_STD</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87A0C7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D3C8F0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3173F274"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F25F70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raster_band_stats_SUNAZIMUTH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E82E33F"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54ACC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6AAB87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292887"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raster_band_stats_SUNELEVATION</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6E049B7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CCBE3B"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273E8EC1"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73C80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raster_band_stats_TOP</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7ACDBF15"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88336"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412F7437"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F7375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raster_band_stats_UNIQUEVALUECOUNT</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811D08E"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E7A9EEA"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7CF6053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48A2989"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raster_band_stats_VALUETYPE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53685884"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518A16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60127C49"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5335D1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raster_band_stats_WAVELENGTH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E87C953"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339EF"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statistics.</w:t>
            </w:r>
          </w:p>
        </w:tc>
      </w:tr>
      <w:tr w:rsidR="00C3051A" w:rsidRPr="00081473" w14:paraId="12132D7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036DD07"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raster_band_tableType</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13CA2D96"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E439760"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C3051A" w:rsidRPr="00081473" w14:paraId="0D09451D"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4C333A7"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raster_band_width</w:t>
            </w:r>
            <w:proofErr w:type="spellEnd"/>
          </w:p>
        </w:tc>
        <w:tc>
          <w:tcPr>
            <w:tcW w:w="814" w:type="pct"/>
            <w:tcBorders>
              <w:top w:val="single" w:sz="4" w:space="0" w:color="auto"/>
              <w:left w:val="single" w:sz="4" w:space="0" w:color="auto"/>
              <w:bottom w:val="single" w:sz="4" w:space="0" w:color="auto"/>
              <w:right w:val="single" w:sz="4" w:space="0" w:color="auto"/>
            </w:tcBorders>
            <w:vAlign w:val="center"/>
          </w:tcPr>
          <w:p w14:paraId="4FA13AD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75B84F9"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C3051A" w:rsidRPr="00081473" w14:paraId="6C36B816"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AD185E"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raster_compressionType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68C95C9"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A5AE602"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Compression type.</w:t>
            </w:r>
          </w:p>
        </w:tc>
      </w:tr>
      <w:tr w:rsidR="00C3051A" w:rsidRPr="00081473" w14:paraId="1412045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A410A46"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raster_format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C33D0A7"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AD8A3D5"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Raster format.</w:t>
            </w:r>
          </w:p>
        </w:tc>
      </w:tr>
      <w:tr w:rsidR="00C3051A" w:rsidRPr="00081473" w14:paraId="71A4EC7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23C3420"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raster_permanent</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AA878E8"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C33287C"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C3051A" w:rsidRPr="00081473" w14:paraId="3228ACA0"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F10A61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raster_sensorType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CC17D61" w14:textId="77777777" w:rsidR="00C3051A" w:rsidRPr="00081473" w:rsidRDefault="00C3051A" w:rsidP="009A0BD9">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5F3B9B8" w14:textId="77777777" w:rsidR="00C3051A" w:rsidRPr="00081473" w:rsidRDefault="00C3051A" w:rsidP="009A0BD9">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C3051A" w:rsidRPr="00081473" w14:paraId="29A88B72"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D73355D"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table_OIDFieldName</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D31651"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80BD99F"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C3051A" w:rsidRPr="00081473" w14:paraId="0DD629F8"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41FA505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table_fields</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E998E3"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2E9B1089"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 xml:space="preserve">A Python list of Field objects for this table. This is the same as using the </w:t>
            </w:r>
            <w:proofErr w:type="spellStart"/>
            <w:r w:rsidRPr="00A24B1D">
              <w:rPr>
                <w:rFonts w:ascii="Calibri" w:hAnsi="Calibri"/>
                <w:color w:val="000000"/>
                <w:sz w:val="16"/>
                <w:szCs w:val="16"/>
              </w:rPr>
              <w:t>ListFields</w:t>
            </w:r>
            <w:proofErr w:type="spellEnd"/>
            <w:r w:rsidRPr="00A24B1D">
              <w:rPr>
                <w:rFonts w:ascii="Calibri" w:hAnsi="Calibri"/>
                <w:color w:val="000000"/>
                <w:sz w:val="16"/>
                <w:szCs w:val="16"/>
              </w:rPr>
              <w:t xml:space="preserve"> function.</w:t>
            </w:r>
          </w:p>
        </w:tc>
      </w:tr>
      <w:tr w:rsidR="00C3051A" w:rsidRPr="00081473" w14:paraId="1795A35E"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C14CC88"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table_hasOID</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F77B82"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554A1F0A"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 xml:space="preserve">Indicates whether the table has an </w:t>
            </w:r>
            <w:proofErr w:type="spellStart"/>
            <w:r w:rsidRPr="00A24B1D">
              <w:rPr>
                <w:rFonts w:ascii="Calibri" w:hAnsi="Calibri"/>
                <w:color w:val="000000"/>
                <w:sz w:val="16"/>
                <w:szCs w:val="16"/>
              </w:rPr>
              <w:t>ObjectID</w:t>
            </w:r>
            <w:proofErr w:type="spellEnd"/>
            <w:r w:rsidRPr="00A24B1D">
              <w:rPr>
                <w:rFonts w:ascii="Calibri" w:hAnsi="Calibri"/>
                <w:color w:val="000000"/>
                <w:sz w:val="16"/>
                <w:szCs w:val="16"/>
              </w:rPr>
              <w:t xml:space="preserve"> field.</w:t>
            </w:r>
          </w:p>
        </w:tc>
      </w:tr>
      <w:tr w:rsidR="00C3051A" w:rsidRPr="00081473" w14:paraId="18DB226F" w14:textId="77777777" w:rsidTr="009A0BD9">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62A913BB" w14:textId="77777777" w:rsidR="00C3051A" w:rsidRPr="00081473" w:rsidRDefault="00C3051A" w:rsidP="009A0BD9">
            <w:pPr>
              <w:contextualSpacing/>
              <w:rPr>
                <w:rFonts w:ascii="Calibri" w:hAnsi="Calibri"/>
                <w:color w:val="000000"/>
                <w:sz w:val="16"/>
                <w:szCs w:val="16"/>
              </w:rPr>
            </w:pPr>
            <w:proofErr w:type="spellStart"/>
            <w:r w:rsidRPr="00081473">
              <w:rPr>
                <w:rFonts w:ascii="Calibri" w:hAnsi="Calibri"/>
                <w:color w:val="000000"/>
                <w:sz w:val="16"/>
                <w:szCs w:val="16"/>
              </w:rPr>
              <w:t>table_indexes</w:t>
            </w:r>
            <w:proofErr w:type="spellEnd"/>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66CAD3" w14:textId="77777777" w:rsidR="00C3051A" w:rsidRPr="00A24B1D" w:rsidRDefault="00C3051A" w:rsidP="009A0BD9">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017FA49F" w14:textId="77777777" w:rsidR="00C3051A" w:rsidRPr="00081473" w:rsidRDefault="00C3051A" w:rsidP="009A0BD9">
            <w:pPr>
              <w:contextualSpacing/>
              <w:rPr>
                <w:rFonts w:ascii="Calibri" w:hAnsi="Calibri"/>
                <w:color w:val="000000"/>
                <w:sz w:val="16"/>
                <w:szCs w:val="16"/>
              </w:rPr>
            </w:pPr>
            <w:r w:rsidRPr="00A24B1D">
              <w:rPr>
                <w:rFonts w:ascii="Calibri" w:hAnsi="Calibri"/>
                <w:color w:val="000000"/>
                <w:sz w:val="16"/>
                <w:szCs w:val="16"/>
              </w:rPr>
              <w:t xml:space="preserve">A Python list of Index objects for this table. This is the same as using the </w:t>
            </w:r>
            <w:proofErr w:type="spellStart"/>
            <w:r w:rsidRPr="00A24B1D">
              <w:rPr>
                <w:rFonts w:ascii="Calibri" w:hAnsi="Calibri"/>
                <w:color w:val="000000"/>
                <w:sz w:val="16"/>
                <w:szCs w:val="16"/>
              </w:rPr>
              <w:t>ListIndexes</w:t>
            </w:r>
            <w:proofErr w:type="spellEnd"/>
            <w:r w:rsidRPr="00A24B1D">
              <w:rPr>
                <w:rFonts w:ascii="Calibri" w:hAnsi="Calibri"/>
                <w:color w:val="000000"/>
                <w:sz w:val="16"/>
                <w:szCs w:val="16"/>
              </w:rPr>
              <w:t xml:space="preserve"> function.</w:t>
            </w:r>
          </w:p>
        </w:tc>
      </w:tr>
    </w:tbl>
    <w:p w14:paraId="29C4B86B" w14:textId="77777777" w:rsidR="00C3051A" w:rsidRDefault="00C3051A" w:rsidP="00C3051A"/>
    <w:p w14:paraId="4218F44E" w14:textId="77777777" w:rsidR="00C3051A" w:rsidRDefault="00C3051A" w:rsidP="00C3051A">
      <w:r>
        <w:br w:type="page"/>
      </w:r>
    </w:p>
    <w:p w14:paraId="068896A5" w14:textId="77777777" w:rsidR="00C3051A" w:rsidRDefault="00C3051A" w:rsidP="00C3051A">
      <w:pPr>
        <w:pStyle w:val="Heading3"/>
      </w:pPr>
      <w:bookmarkStart w:id="118" w:name="_Geodata_&gt;_Display"/>
      <w:bookmarkStart w:id="119" w:name="_Toc476903405"/>
      <w:bookmarkEnd w:id="118"/>
      <w:r>
        <w:lastRenderedPageBreak/>
        <w:t xml:space="preserve">Geodata &gt; </w:t>
      </w:r>
      <w:r w:rsidRPr="00391361">
        <w:t>Display</w:t>
      </w:r>
      <w:bookmarkEnd w:id="119"/>
    </w:p>
    <w:tbl>
      <w:tblPr>
        <w:tblStyle w:val="TableGrid"/>
        <w:tblW w:w="5000" w:type="pct"/>
        <w:tblLook w:val="04A0" w:firstRow="1" w:lastRow="0" w:firstColumn="1" w:lastColumn="0" w:noHBand="0" w:noVBand="1"/>
      </w:tblPr>
      <w:tblGrid>
        <w:gridCol w:w="3276"/>
        <w:gridCol w:w="10672"/>
      </w:tblGrid>
      <w:tr w:rsidR="00C3051A" w:rsidRPr="00194F8B" w14:paraId="17AC1D21" w14:textId="77777777" w:rsidTr="009A0BD9">
        <w:trPr>
          <w:tblHeader/>
        </w:trPr>
        <w:tc>
          <w:tcPr>
            <w:tcW w:w="710" w:type="pct"/>
          </w:tcPr>
          <w:p w14:paraId="4107D96F"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652D5894"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0368984B" w14:textId="77777777" w:rsidTr="009A0BD9">
        <w:tc>
          <w:tcPr>
            <w:tcW w:w="710" w:type="pct"/>
          </w:tcPr>
          <w:p w14:paraId="40E63C07" w14:textId="77777777" w:rsidR="00C3051A" w:rsidRPr="00194F8B" w:rsidRDefault="00C3051A" w:rsidP="009A0BD9">
            <w:pPr>
              <w:rPr>
                <w:rFonts w:asciiTheme="minorHAnsi" w:hAnsiTheme="minorHAnsi" w:cstheme="minorHAnsi"/>
                <w:sz w:val="18"/>
                <w:szCs w:val="18"/>
              </w:rPr>
            </w:pPr>
          </w:p>
          <w:p w14:paraId="5B99A57E" w14:textId="0899EFC8" w:rsidR="00C3051A" w:rsidRPr="00194F8B"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5216" behindDoc="0" locked="0" layoutInCell="1" allowOverlap="1" wp14:anchorId="4CFD5C73" wp14:editId="283F835D">
                      <wp:simplePos x="0" y="0"/>
                      <wp:positionH relativeFrom="column">
                        <wp:posOffset>305435</wp:posOffset>
                      </wp:positionH>
                      <wp:positionV relativeFrom="paragraph">
                        <wp:posOffset>1177867</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5C4CDE" id="Oval 20" o:spid="_x0000_s1026" style="position:absolute;margin-left:24.05pt;margin-top:92.75pt;width:81.25pt;height:20.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" filled="f" strokecolor="red" strokeweight="2pt"/>
                  </w:pict>
                </mc:Fallback>
              </mc:AlternateContent>
            </w:r>
            <w:r w:rsidR="00E11AAE">
              <w:rPr>
                <w:noProof/>
              </w:rPr>
              <w:drawing>
                <wp:inline distT="0" distB="0" distL="0" distR="0" wp14:anchorId="1490728C" wp14:editId="048722C1">
                  <wp:extent cx="1933575" cy="24288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306EC185" w14:textId="77777777" w:rsidR="00C3051A" w:rsidRPr="00194F8B" w:rsidRDefault="00C3051A" w:rsidP="009A0BD9">
            <w:pPr>
              <w:rPr>
                <w:rFonts w:asciiTheme="minorHAnsi" w:hAnsiTheme="minorHAnsi" w:cstheme="minorHAnsi"/>
                <w:sz w:val="18"/>
                <w:szCs w:val="18"/>
              </w:rPr>
            </w:pPr>
          </w:p>
          <w:p w14:paraId="2402D0A1" w14:textId="77777777" w:rsidR="00C3051A" w:rsidRPr="00194F8B" w:rsidRDefault="00C3051A" w:rsidP="009A0BD9">
            <w:pPr>
              <w:rPr>
                <w:rFonts w:asciiTheme="minorHAnsi" w:hAnsiTheme="minorHAnsi" w:cstheme="minorHAnsi"/>
                <w:sz w:val="18"/>
                <w:szCs w:val="18"/>
              </w:rPr>
            </w:pPr>
          </w:p>
        </w:tc>
        <w:tc>
          <w:tcPr>
            <w:tcW w:w="4290" w:type="pct"/>
          </w:tcPr>
          <w:p w14:paraId="1B0A64A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78C3AB3C" w14:textId="77777777" w:rsidR="00C3051A" w:rsidRDefault="00C3051A" w:rsidP="009A0BD9">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058D1DD4" w14:textId="77777777" w:rsidR="00C3051A" w:rsidRPr="00194F8B" w:rsidRDefault="00C3051A" w:rsidP="009A0BD9">
            <w:pPr>
              <w:pStyle w:val="NormalWeb"/>
              <w:spacing w:before="0" w:beforeAutospacing="0" w:after="0" w:afterAutospacing="0"/>
              <w:rPr>
                <w:rFonts w:asciiTheme="minorHAnsi" w:hAnsiTheme="minorHAnsi" w:cstheme="minorHAnsi"/>
                <w:sz w:val="18"/>
                <w:szCs w:val="18"/>
              </w:rPr>
            </w:pPr>
          </w:p>
          <w:p w14:paraId="11BDF967"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40159E6A" w14:textId="77777777" w:rsidR="00C3051A" w:rsidRDefault="00C3051A" w:rsidP="009A0BD9">
            <w:pPr>
              <w:rPr>
                <w:rFonts w:asciiTheme="minorHAnsi" w:hAnsiTheme="minorHAnsi" w:cstheme="minorHAnsi"/>
                <w:sz w:val="18"/>
                <w:szCs w:val="18"/>
              </w:rPr>
            </w:pPr>
          </w:p>
          <w:p w14:paraId="186B129D"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EB5DD29" w14:textId="77777777" w:rsidR="00C3051A" w:rsidRDefault="00C3051A" w:rsidP="009A0BD9">
            <w:pPr>
              <w:rPr>
                <w:rFonts w:asciiTheme="minorHAnsi" w:hAnsiTheme="minorHAnsi" w:cstheme="minorHAnsi"/>
                <w:sz w:val="18"/>
                <w:szCs w:val="18"/>
              </w:rPr>
            </w:pPr>
          </w:p>
          <w:p w14:paraId="01F25CB8" w14:textId="77777777" w:rsidR="00C3051A" w:rsidRDefault="00C3051A" w:rsidP="009A0BD9">
            <w:pPr>
              <w:rPr>
                <w:rFonts w:asciiTheme="minorHAnsi" w:hAnsiTheme="minorHAnsi" w:cstheme="minorHAnsi"/>
                <w:sz w:val="18"/>
                <w:szCs w:val="18"/>
              </w:rPr>
            </w:pPr>
          </w:p>
          <w:p w14:paraId="08370DF9" w14:textId="77777777" w:rsidR="00B936EB" w:rsidRDefault="00B936EB" w:rsidP="009A0BD9">
            <w:pPr>
              <w:rPr>
                <w:rFonts w:asciiTheme="minorHAnsi" w:hAnsiTheme="minorHAnsi" w:cstheme="minorHAnsi"/>
                <w:sz w:val="18"/>
                <w:szCs w:val="18"/>
              </w:rPr>
            </w:pPr>
          </w:p>
          <w:p w14:paraId="431FC207" w14:textId="77777777" w:rsidR="00B936EB" w:rsidRDefault="00B936EB" w:rsidP="009A0BD9">
            <w:pPr>
              <w:rPr>
                <w:rFonts w:asciiTheme="minorHAnsi" w:hAnsiTheme="minorHAnsi" w:cstheme="minorHAnsi"/>
                <w:sz w:val="18"/>
                <w:szCs w:val="18"/>
              </w:rPr>
            </w:pPr>
          </w:p>
          <w:p w14:paraId="346365B4" w14:textId="77777777" w:rsidR="00B936EB" w:rsidRDefault="00B936EB" w:rsidP="009A0BD9">
            <w:pPr>
              <w:rPr>
                <w:rFonts w:asciiTheme="minorHAnsi" w:hAnsiTheme="minorHAnsi" w:cstheme="minorHAnsi"/>
                <w:sz w:val="18"/>
                <w:szCs w:val="18"/>
              </w:rPr>
            </w:pPr>
          </w:p>
          <w:p w14:paraId="64417817" w14:textId="77777777" w:rsidR="00B936EB" w:rsidRDefault="00B936EB" w:rsidP="009A0BD9">
            <w:pPr>
              <w:rPr>
                <w:rFonts w:asciiTheme="minorHAnsi" w:hAnsiTheme="minorHAnsi" w:cstheme="minorHAnsi"/>
                <w:sz w:val="18"/>
                <w:szCs w:val="18"/>
              </w:rPr>
            </w:pPr>
          </w:p>
          <w:p w14:paraId="3EA8F20E" w14:textId="77777777" w:rsidR="00B936EB" w:rsidRDefault="00B936EB" w:rsidP="009A0BD9">
            <w:pPr>
              <w:rPr>
                <w:rFonts w:asciiTheme="minorHAnsi" w:hAnsiTheme="minorHAnsi" w:cstheme="minorHAnsi"/>
                <w:sz w:val="18"/>
                <w:szCs w:val="18"/>
              </w:rPr>
            </w:pPr>
          </w:p>
          <w:p w14:paraId="725AEBE8" w14:textId="77777777" w:rsidR="00B936EB" w:rsidRDefault="00B936EB" w:rsidP="009A0BD9">
            <w:pPr>
              <w:rPr>
                <w:rFonts w:asciiTheme="minorHAnsi" w:hAnsiTheme="minorHAnsi" w:cstheme="minorHAnsi"/>
                <w:sz w:val="18"/>
                <w:szCs w:val="18"/>
              </w:rPr>
            </w:pPr>
          </w:p>
          <w:p w14:paraId="49DBA4C2" w14:textId="77777777" w:rsidR="00C3051A" w:rsidRDefault="00C3051A" w:rsidP="009A0BD9">
            <w:pPr>
              <w:rPr>
                <w:rFonts w:asciiTheme="minorHAnsi" w:hAnsiTheme="minorHAnsi" w:cstheme="minorHAnsi"/>
                <w:sz w:val="18"/>
                <w:szCs w:val="18"/>
              </w:rPr>
            </w:pPr>
          </w:p>
          <w:p w14:paraId="0A4C7CE0" w14:textId="77777777" w:rsidR="00C3051A" w:rsidRDefault="00C3051A" w:rsidP="009A0BD9">
            <w:pPr>
              <w:jc w:val="right"/>
              <w:rPr>
                <w:rFonts w:asciiTheme="minorHAnsi" w:hAnsiTheme="minorHAnsi" w:cstheme="minorHAnsi"/>
                <w:sz w:val="18"/>
                <w:szCs w:val="18"/>
              </w:rPr>
            </w:pPr>
          </w:p>
          <w:p w14:paraId="335F520D" w14:textId="77777777" w:rsidR="00C3051A" w:rsidRPr="00194F8B" w:rsidRDefault="00943AA9"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6ADB8ACC" w14:textId="77777777" w:rsidR="00C3051A" w:rsidRPr="00194F8B" w:rsidRDefault="00C3051A" w:rsidP="009A0BD9">
            <w:pPr>
              <w:rPr>
                <w:rFonts w:asciiTheme="minorHAnsi" w:hAnsiTheme="minorHAnsi" w:cstheme="minorHAnsi"/>
                <w:sz w:val="18"/>
                <w:szCs w:val="18"/>
              </w:rPr>
            </w:pPr>
          </w:p>
        </w:tc>
      </w:tr>
    </w:tbl>
    <w:p w14:paraId="5EA7232D" w14:textId="77777777" w:rsidR="00C3051A" w:rsidRDefault="00C3051A" w:rsidP="00C3051A"/>
    <w:p w14:paraId="4B1595AB" w14:textId="77777777" w:rsidR="00C3051A" w:rsidRPr="008D78B4" w:rsidRDefault="00C3051A" w:rsidP="00C3051A">
      <w:pPr>
        <w:pStyle w:val="Heading3"/>
      </w:pPr>
      <w:bookmarkStart w:id="120" w:name="_Geodata_&gt;_Generate"/>
      <w:bookmarkStart w:id="121" w:name="_Toc476903406"/>
      <w:bookmarkEnd w:id="120"/>
      <w:r>
        <w:lastRenderedPageBreak/>
        <w:t xml:space="preserve">Geodata &gt; </w:t>
      </w:r>
      <w:r w:rsidRPr="00391361">
        <w:t>Generate Names</w:t>
      </w:r>
      <w:bookmarkEnd w:id="121"/>
    </w:p>
    <w:tbl>
      <w:tblPr>
        <w:tblStyle w:val="TableGrid"/>
        <w:tblW w:w="0" w:type="auto"/>
        <w:tblLook w:val="04A0" w:firstRow="1" w:lastRow="0" w:firstColumn="1" w:lastColumn="0" w:noHBand="0" w:noVBand="1"/>
      </w:tblPr>
      <w:tblGrid>
        <w:gridCol w:w="3276"/>
        <w:gridCol w:w="10672"/>
      </w:tblGrid>
      <w:tr w:rsidR="00C3051A" w:rsidRPr="00194F8B" w14:paraId="7AE3481B" w14:textId="77777777" w:rsidTr="00E11AAE">
        <w:trPr>
          <w:cantSplit/>
          <w:tblHeader/>
        </w:trPr>
        <w:tc>
          <w:tcPr>
            <w:tcW w:w="2830" w:type="dxa"/>
          </w:tcPr>
          <w:p w14:paraId="161B8BD4"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39CFFB2A" w14:textId="77777777" w:rsidR="00C3051A" w:rsidRPr="00194F8B" w:rsidRDefault="00C3051A"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3051A" w:rsidRPr="00194F8B" w14:paraId="2B76CB7D" w14:textId="77777777" w:rsidTr="00E11AAE">
        <w:trPr>
          <w:cantSplit/>
        </w:trPr>
        <w:tc>
          <w:tcPr>
            <w:tcW w:w="2830" w:type="dxa"/>
          </w:tcPr>
          <w:p w14:paraId="7C522971" w14:textId="77777777" w:rsidR="00C3051A" w:rsidRPr="00194F8B" w:rsidRDefault="00C3051A" w:rsidP="009A0BD9">
            <w:pPr>
              <w:rPr>
                <w:rFonts w:asciiTheme="minorHAnsi" w:hAnsiTheme="minorHAnsi" w:cstheme="minorHAnsi"/>
                <w:sz w:val="18"/>
                <w:szCs w:val="18"/>
              </w:rPr>
            </w:pPr>
          </w:p>
          <w:p w14:paraId="770CDB25" w14:textId="3184C723" w:rsidR="00C3051A" w:rsidRDefault="00C3051A"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7264" behindDoc="0" locked="0" layoutInCell="1" allowOverlap="1" wp14:anchorId="6C3CCAAA" wp14:editId="5F4BB527">
                      <wp:simplePos x="0" y="0"/>
                      <wp:positionH relativeFrom="column">
                        <wp:posOffset>353406</wp:posOffset>
                      </wp:positionH>
                      <wp:positionV relativeFrom="paragraph">
                        <wp:posOffset>1339966</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E12E6C4" id="Oval 62" o:spid="_x0000_s1026" style="position:absolute;margin-left:27.85pt;margin-top:105.5pt;width:113.6pt;height:19.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" filled="f" strokecolor="red" strokeweight="2pt"/>
                  </w:pict>
                </mc:Fallback>
              </mc:AlternateContent>
            </w:r>
            <w:r w:rsidR="00E11AAE">
              <w:rPr>
                <w:noProof/>
              </w:rPr>
              <w:drawing>
                <wp:inline distT="0" distB="0" distL="0" distR="0" wp14:anchorId="4DD850AC" wp14:editId="7E9BB0D8">
                  <wp:extent cx="1933575" cy="242887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43400776" w14:textId="77777777" w:rsidR="00C3051A" w:rsidRDefault="00C3051A" w:rsidP="009A0BD9">
            <w:pPr>
              <w:rPr>
                <w:rFonts w:asciiTheme="minorHAnsi" w:hAnsiTheme="minorHAnsi" w:cstheme="minorHAnsi"/>
                <w:sz w:val="18"/>
                <w:szCs w:val="18"/>
              </w:rPr>
            </w:pPr>
          </w:p>
          <w:p w14:paraId="0A6B1ECD" w14:textId="77777777" w:rsidR="00C3051A" w:rsidRDefault="00C3051A" w:rsidP="009A0BD9">
            <w:pPr>
              <w:rPr>
                <w:rFonts w:asciiTheme="minorHAnsi" w:hAnsiTheme="minorHAnsi" w:cstheme="minorHAnsi"/>
                <w:sz w:val="18"/>
                <w:szCs w:val="18"/>
              </w:rPr>
            </w:pPr>
          </w:p>
          <w:p w14:paraId="4A894549" w14:textId="77777777" w:rsidR="00C3051A" w:rsidRDefault="00C3051A" w:rsidP="009A0BD9">
            <w:pPr>
              <w:rPr>
                <w:rFonts w:asciiTheme="minorHAnsi" w:hAnsiTheme="minorHAnsi" w:cstheme="minorHAnsi"/>
                <w:sz w:val="18"/>
                <w:szCs w:val="18"/>
              </w:rPr>
            </w:pPr>
          </w:p>
          <w:p w14:paraId="54C9BB14" w14:textId="767184FD" w:rsidR="00C3051A" w:rsidRPr="004516BF" w:rsidRDefault="00C3051A" w:rsidP="009A0BD9">
            <w:pPr>
              <w:rPr>
                <w:rFonts w:asciiTheme="minorHAnsi" w:hAnsiTheme="minorHAnsi" w:cstheme="minorHAnsi"/>
                <w:b/>
                <w:sz w:val="18"/>
                <w:szCs w:val="18"/>
              </w:rPr>
            </w:pPr>
          </w:p>
        </w:tc>
        <w:tc>
          <w:tcPr>
            <w:tcW w:w="11118" w:type="dxa"/>
          </w:tcPr>
          <w:p w14:paraId="5A1ACDB9" w14:textId="77777777" w:rsidR="00C3051A" w:rsidRPr="00194F8B" w:rsidRDefault="00C3051A" w:rsidP="009A0BD9">
            <w:pPr>
              <w:rPr>
                <w:rFonts w:asciiTheme="minorHAnsi" w:hAnsiTheme="minorHAnsi" w:cstheme="minorHAnsi"/>
                <w:color w:val="000000"/>
                <w:sz w:val="18"/>
                <w:szCs w:val="18"/>
              </w:rPr>
            </w:pPr>
          </w:p>
          <w:p w14:paraId="51531BC8" w14:textId="77777777" w:rsidR="00C3051A" w:rsidRDefault="00C3051A" w:rsidP="009A0BD9">
            <w:pPr>
              <w:rPr>
                <w:rFonts w:asciiTheme="minorHAnsi" w:hAnsiTheme="minorHAnsi" w:cstheme="minorHAnsi"/>
                <w:color w:val="000000"/>
                <w:sz w:val="18"/>
                <w:szCs w:val="18"/>
              </w:rPr>
            </w:pPr>
            <w:r w:rsidRPr="00D348E8">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p w14:paraId="76D00032" w14:textId="77777777" w:rsidR="00F01F5A" w:rsidRDefault="00F01F5A" w:rsidP="009A0BD9">
            <w:pPr>
              <w:rPr>
                <w:rFonts w:asciiTheme="minorHAnsi" w:hAnsiTheme="minorHAnsi" w:cstheme="minorHAnsi"/>
                <w:color w:val="000000"/>
                <w:sz w:val="18"/>
                <w:szCs w:val="18"/>
              </w:rPr>
            </w:pPr>
          </w:p>
          <w:p w14:paraId="5337E900" w14:textId="77777777" w:rsidR="00F01F5A" w:rsidRDefault="00F01F5A" w:rsidP="00F01F5A">
            <w:pPr>
              <w:rPr>
                <w:rFonts w:asciiTheme="minorHAnsi" w:hAnsiTheme="minorHAnsi" w:cstheme="minorHAnsi"/>
                <w:i/>
                <w:color w:val="000000"/>
                <w:sz w:val="18"/>
                <w:szCs w:val="18"/>
              </w:rPr>
            </w:pPr>
            <w:r w:rsidRPr="00194F8B">
              <w:rPr>
                <w:rFonts w:asciiTheme="minorHAnsi" w:hAnsiTheme="minorHAnsi" w:cstheme="minorHAnsi"/>
                <w:b/>
                <w:color w:val="FF0000"/>
                <w:sz w:val="18"/>
                <w:szCs w:val="18"/>
              </w:rPr>
              <w:t xml:space="preserve">TIP: </w:t>
            </w:r>
            <w:r w:rsidRPr="00D348E8">
              <w:rPr>
                <w:rFonts w:asciiTheme="minorHAnsi" w:hAnsiTheme="minorHAnsi" w:cstheme="minorHAnsi"/>
                <w:i/>
                <w:color w:val="000000"/>
                <w:sz w:val="18"/>
                <w:szCs w:val="18"/>
              </w:rPr>
              <w:t>If you want to create new names yourself, then add a new field called ‘</w:t>
            </w:r>
            <w:proofErr w:type="spellStart"/>
            <w:r w:rsidRPr="00D348E8">
              <w:rPr>
                <w:rFonts w:asciiTheme="minorHAnsi" w:hAnsiTheme="minorHAnsi" w:cstheme="minorHAnsi"/>
                <w:i/>
                <w:color w:val="000000"/>
                <w:sz w:val="18"/>
                <w:szCs w:val="18"/>
              </w:rPr>
              <w:t>candidate_name</w:t>
            </w:r>
            <w:proofErr w:type="spellEnd"/>
            <w:r w:rsidRPr="00D348E8">
              <w:rPr>
                <w:rFonts w:asciiTheme="minorHAnsi" w:hAnsiTheme="minorHAnsi" w:cstheme="minorHAnsi"/>
                <w:i/>
                <w:color w:val="000000"/>
                <w:sz w:val="18"/>
                <w:szCs w:val="18"/>
              </w:rPr>
              <w:t>’ to your results table, then copy the ‘item’ values into this field so you can edit them manually before feeding into the ‘Geodata &gt; Rename’ tool.</w:t>
            </w:r>
          </w:p>
          <w:p w14:paraId="7C5D9EDF" w14:textId="77777777" w:rsidR="00C3051A" w:rsidRPr="00194F8B" w:rsidRDefault="00C3051A" w:rsidP="009A0BD9">
            <w:pPr>
              <w:rPr>
                <w:rFonts w:asciiTheme="minorHAnsi" w:hAnsiTheme="minorHAnsi" w:cstheme="minorHAnsi"/>
                <w:sz w:val="18"/>
                <w:szCs w:val="18"/>
              </w:rPr>
            </w:pPr>
          </w:p>
          <w:p w14:paraId="2EA4BB56" w14:textId="77777777" w:rsidR="00C3051A" w:rsidRDefault="00C3051A"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00B3A27F" w14:textId="77777777" w:rsidR="00C3051A" w:rsidRDefault="00C3051A" w:rsidP="009A0BD9">
            <w:pPr>
              <w:rPr>
                <w:rFonts w:asciiTheme="minorHAnsi" w:hAnsiTheme="minorHAnsi" w:cstheme="minorHAnsi"/>
                <w:sz w:val="18"/>
                <w:szCs w:val="18"/>
              </w:rPr>
            </w:pPr>
          </w:p>
          <w:p w14:paraId="066D83DC" w14:textId="77777777" w:rsidR="00C3051A" w:rsidRPr="006E4B9E" w:rsidRDefault="00C3051A"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3268385C" w14:textId="77777777" w:rsidR="00C3051A" w:rsidRPr="00194F8B" w:rsidRDefault="00C3051A" w:rsidP="009A0BD9">
            <w:pPr>
              <w:rPr>
                <w:rFonts w:asciiTheme="minorHAnsi" w:hAnsiTheme="minorHAnsi" w:cstheme="minorHAnsi"/>
                <w:sz w:val="18"/>
                <w:szCs w:val="18"/>
              </w:rPr>
            </w:pPr>
          </w:p>
          <w:p w14:paraId="6346F18D" w14:textId="30543564"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w:t>
            </w:r>
            <w:proofErr w:type="gramStart"/>
            <w:r w:rsidRPr="00194F8B">
              <w:rPr>
                <w:rFonts w:asciiTheme="minorHAnsi" w:hAnsiTheme="minorHAnsi" w:cstheme="minorHAnsi"/>
                <w:color w:val="000000"/>
                <w:sz w:val="18"/>
                <w:szCs w:val="18"/>
              </w:rPr>
              <w:t>,REPLACE</w:t>
            </w:r>
            <w:proofErr w:type="gramEnd"/>
            <w:r w:rsidRPr="00194F8B">
              <w:rPr>
                <w:rFonts w:asciiTheme="minorHAnsi" w:hAnsiTheme="minorHAnsi" w:cstheme="minorHAnsi"/>
                <w:color w:val="000000"/>
                <w:sz w:val="18"/>
                <w:szCs w:val="18"/>
              </w:rPr>
              <w:t xml:space="preserve">.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xml:space="preserve">. '001,1' will change 'file_001' to 'file_1'. Replacements are applied in order, starting from the first rule and working top-down, and are case-sensitive. </w:t>
            </w:r>
            <w:ins w:id="122" w:author="Tom Barrett" w:date="2017-05-05T13:24:00Z">
              <w:r w:rsidR="00375513">
                <w:rPr>
                  <w:rFonts w:asciiTheme="minorHAnsi" w:hAnsiTheme="minorHAnsi" w:cstheme="minorHAnsi"/>
                  <w:color w:val="000000"/>
                  <w:sz w:val="18"/>
                  <w:szCs w:val="18"/>
                </w:rPr>
                <w:t xml:space="preserve">You can also do multiple replacements by separating each one by a </w:t>
              </w:r>
            </w:ins>
            <w:ins w:id="123" w:author="Tom Barrett" w:date="2017-05-05T13:25:00Z">
              <w:r w:rsidR="00375513">
                <w:rPr>
                  <w:rFonts w:asciiTheme="minorHAnsi" w:hAnsiTheme="minorHAnsi" w:cstheme="minorHAnsi"/>
                  <w:color w:val="000000"/>
                  <w:sz w:val="18"/>
                  <w:szCs w:val="18"/>
                </w:rPr>
                <w:t>semi-colon e.g. ‘001</w:t>
              </w:r>
              <w:proofErr w:type="gramStart"/>
              <w:r w:rsidR="00375513">
                <w:rPr>
                  <w:rFonts w:asciiTheme="minorHAnsi" w:hAnsiTheme="minorHAnsi" w:cstheme="minorHAnsi"/>
                  <w:color w:val="000000"/>
                  <w:sz w:val="18"/>
                  <w:szCs w:val="18"/>
                </w:rPr>
                <w:t>,1</w:t>
              </w:r>
              <w:proofErr w:type="gramEnd"/>
              <w:r w:rsidR="00375513">
                <w:rPr>
                  <w:rFonts w:asciiTheme="minorHAnsi" w:hAnsiTheme="minorHAnsi" w:cstheme="minorHAnsi"/>
                  <w:color w:val="000000"/>
                  <w:sz w:val="18"/>
                  <w:szCs w:val="18"/>
                </w:rPr>
                <w:t xml:space="preserve">;2017,17;abc,xyz’. </w:t>
              </w:r>
            </w:ins>
            <w:r w:rsidRPr="00194F8B">
              <w:rPr>
                <w:rFonts w:asciiTheme="minorHAnsi" w:hAnsiTheme="minorHAnsi" w:cstheme="minorHAnsi"/>
                <w:color w:val="000000"/>
                <w:sz w:val="18"/>
                <w:szCs w:val="18"/>
              </w:rPr>
              <w:t>Remember that this tool is not applying the names so if unsatisfactory names are generated just re-run with different replacements until you are happy.</w:t>
            </w:r>
          </w:p>
          <w:p w14:paraId="33AD9DC1" w14:textId="77777777" w:rsidR="00C3051A" w:rsidRPr="00194F8B" w:rsidRDefault="00C3051A" w:rsidP="009A0BD9">
            <w:pPr>
              <w:rPr>
                <w:rFonts w:asciiTheme="minorHAnsi" w:hAnsiTheme="minorHAnsi" w:cstheme="minorHAnsi"/>
                <w:color w:val="000000"/>
                <w:sz w:val="18"/>
                <w:szCs w:val="18"/>
              </w:rPr>
            </w:pPr>
          </w:p>
          <w:p w14:paraId="2689CA15"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w:t>
            </w:r>
            <w:proofErr w:type="spellStart"/>
            <w:r w:rsidRPr="00194F8B">
              <w:rPr>
                <w:rFonts w:asciiTheme="minorHAnsi" w:hAnsiTheme="minorHAnsi" w:cstheme="minorHAnsi"/>
                <w:color w:val="000000"/>
                <w:sz w:val="18"/>
                <w:szCs w:val="18"/>
              </w:rPr>
              <w:t>myprefix</w:t>
            </w:r>
            <w:proofErr w:type="spellEnd"/>
            <w:r w:rsidRPr="00194F8B">
              <w:rPr>
                <w:rFonts w:asciiTheme="minorHAnsi" w:hAnsiTheme="minorHAnsi" w:cstheme="minorHAnsi"/>
                <w:color w:val="000000"/>
                <w:sz w:val="18"/>
                <w:szCs w:val="18"/>
              </w:rPr>
              <w:t>_' will generate '</w:t>
            </w:r>
            <w:proofErr w:type="spellStart"/>
            <w:r w:rsidRPr="00194F8B">
              <w:rPr>
                <w:rFonts w:asciiTheme="minorHAnsi" w:hAnsiTheme="minorHAnsi" w:cstheme="minorHAnsi"/>
                <w:color w:val="000000"/>
                <w:sz w:val="18"/>
                <w:szCs w:val="18"/>
              </w:rPr>
              <w:t>myprefix_</w:t>
            </w:r>
            <w:r w:rsidRPr="00194F8B">
              <w:rPr>
                <w:rFonts w:asciiTheme="minorHAnsi" w:hAnsiTheme="minorHAnsi" w:cstheme="minorHAnsi"/>
                <w:i/>
                <w:color w:val="000000"/>
                <w:sz w:val="18"/>
                <w:szCs w:val="18"/>
              </w:rPr>
              <w:t>filename</w:t>
            </w:r>
            <w:proofErr w:type="spellEnd"/>
            <w:r w:rsidRPr="00194F8B">
              <w:rPr>
                <w:rFonts w:asciiTheme="minorHAnsi" w:hAnsiTheme="minorHAnsi" w:cstheme="minorHAnsi"/>
                <w:color w:val="000000"/>
                <w:sz w:val="18"/>
                <w:szCs w:val="18"/>
              </w:rPr>
              <w:t>' from an input of 'file</w:t>
            </w:r>
            <w:r>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p>
          <w:p w14:paraId="0F1A60B9" w14:textId="77777777" w:rsidR="00C3051A" w:rsidRPr="00194F8B" w:rsidRDefault="00C3051A" w:rsidP="009A0BD9">
            <w:pPr>
              <w:rPr>
                <w:rFonts w:asciiTheme="minorHAnsi" w:hAnsiTheme="minorHAnsi" w:cstheme="minorHAnsi"/>
                <w:color w:val="000000"/>
                <w:sz w:val="18"/>
                <w:szCs w:val="18"/>
              </w:rPr>
            </w:pPr>
          </w:p>
          <w:p w14:paraId="01FD4B90" w14:textId="77777777" w:rsidR="00C3051A" w:rsidRPr="00194F8B" w:rsidRDefault="00C3051A" w:rsidP="009A0BD9">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 xml:space="preserve">Suffix to be applied. </w:t>
            </w:r>
            <w:proofErr w:type="gramStart"/>
            <w:r w:rsidRPr="00194F8B">
              <w:rPr>
                <w:rFonts w:asciiTheme="minorHAnsi" w:hAnsiTheme="minorHAnsi" w:cstheme="minorHAnsi"/>
                <w:color w:val="000000"/>
                <w:sz w:val="18"/>
                <w:szCs w:val="18"/>
              </w:rPr>
              <w:t>e.g</w:t>
            </w:r>
            <w:proofErr w:type="gramEnd"/>
            <w:r w:rsidRPr="00194F8B">
              <w:rPr>
                <w:rFonts w:asciiTheme="minorHAnsi" w:hAnsiTheme="minorHAnsi" w:cstheme="minorHAnsi"/>
                <w:color w:val="000000"/>
                <w:sz w:val="18"/>
                <w:szCs w:val="18"/>
              </w:rPr>
              <w:t>. a value of '_</w:t>
            </w:r>
            <w:proofErr w:type="spellStart"/>
            <w:r w:rsidRPr="00194F8B">
              <w:rPr>
                <w:rFonts w:asciiTheme="minorHAnsi" w:hAnsiTheme="minorHAnsi" w:cstheme="minorHAnsi"/>
                <w:color w:val="000000"/>
                <w:sz w:val="18"/>
                <w:szCs w:val="18"/>
              </w:rPr>
              <w:t>mysuffix</w:t>
            </w:r>
            <w:proofErr w:type="spellEnd"/>
            <w:r w:rsidRPr="00194F8B">
              <w:rPr>
                <w:rFonts w:asciiTheme="minorHAnsi" w:hAnsiTheme="minorHAnsi" w:cstheme="minorHAnsi"/>
                <w:color w:val="000000"/>
                <w:sz w:val="18"/>
                <w:szCs w:val="18"/>
              </w:rPr>
              <w:t>' will generate '</w:t>
            </w:r>
            <w:r w:rsidRPr="00194F8B">
              <w:rPr>
                <w:rFonts w:asciiTheme="minorHAnsi" w:hAnsiTheme="minorHAnsi" w:cstheme="minorHAnsi"/>
                <w:i/>
                <w:color w:val="000000"/>
                <w:sz w:val="18"/>
                <w:szCs w:val="18"/>
              </w:rPr>
              <w:t xml:space="preserve"> </w:t>
            </w:r>
            <w:proofErr w:type="spellStart"/>
            <w:r w:rsidRPr="00194F8B">
              <w:rPr>
                <w:rFonts w:asciiTheme="minorHAnsi" w:hAnsiTheme="minorHAnsi" w:cstheme="minorHAnsi"/>
                <w:i/>
                <w:color w:val="000000"/>
                <w:sz w:val="18"/>
                <w:szCs w:val="18"/>
              </w:rPr>
              <w:t>filename</w:t>
            </w:r>
            <w:r w:rsidRPr="00194F8B">
              <w:rPr>
                <w:rFonts w:asciiTheme="minorHAnsi" w:hAnsiTheme="minorHAnsi" w:cstheme="minorHAnsi"/>
                <w:color w:val="000000"/>
                <w:sz w:val="18"/>
                <w:szCs w:val="18"/>
              </w:rPr>
              <w:t>_mysuffix</w:t>
            </w:r>
            <w:proofErr w:type="spellEnd"/>
            <w:r w:rsidRPr="00194F8B">
              <w:rPr>
                <w:rFonts w:asciiTheme="minorHAnsi" w:hAnsiTheme="minorHAnsi" w:cstheme="minorHAnsi"/>
                <w:color w:val="000000"/>
                <w:sz w:val="18"/>
                <w:szCs w:val="18"/>
              </w:rPr>
              <w:t>' from an input of 'file</w:t>
            </w:r>
            <w:r>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p>
          <w:p w14:paraId="6D48892F" w14:textId="77777777" w:rsidR="00C3051A" w:rsidRDefault="00C3051A" w:rsidP="009A0BD9">
            <w:pPr>
              <w:rPr>
                <w:rFonts w:asciiTheme="minorHAnsi" w:hAnsiTheme="minorHAnsi" w:cstheme="minorHAnsi"/>
                <w:color w:val="000000"/>
                <w:sz w:val="18"/>
                <w:szCs w:val="18"/>
              </w:rPr>
            </w:pPr>
          </w:p>
          <w:p w14:paraId="12C3C0EC" w14:textId="77777777" w:rsidR="00C3051A"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7ACCD70D"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p>
          <w:p w14:paraId="1F630C34" w14:textId="77777777" w:rsidR="00C3051A" w:rsidRPr="00D12309" w:rsidRDefault="00C3051A"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GenerateNames</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D7F1BF" w14:textId="77777777" w:rsidR="00C3051A" w:rsidRDefault="00C3051A" w:rsidP="009A0BD9">
            <w:pPr>
              <w:rPr>
                <w:rFonts w:asciiTheme="minorHAnsi" w:hAnsiTheme="minorHAnsi" w:cstheme="minorHAnsi"/>
                <w:color w:val="000000"/>
                <w:sz w:val="18"/>
                <w:szCs w:val="18"/>
              </w:rPr>
            </w:pPr>
          </w:p>
          <w:p w14:paraId="407C283C" w14:textId="77777777" w:rsidR="00F01F5A" w:rsidRPr="00BF5C3A" w:rsidRDefault="00F01F5A" w:rsidP="00F01F5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762060C2"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532CDFF2" w14:textId="77777777" w:rsidR="00F01F5A" w:rsidRDefault="00F01F5A" w:rsidP="00F01F5A">
            <w:pPr>
              <w:autoSpaceDE w:val="0"/>
              <w:autoSpaceDN w:val="0"/>
              <w:adjustRightInd w:val="0"/>
              <w:rPr>
                <w:rFonts w:asciiTheme="minorHAnsi" w:hAnsiTheme="minorHAnsi" w:cstheme="minorHAnsi"/>
                <w:color w:val="000020"/>
                <w:sz w:val="18"/>
                <w:szCs w:val="18"/>
              </w:rPr>
            </w:pPr>
          </w:p>
          <w:p w14:paraId="7B982F49"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6E79AEB2" w14:textId="77777777" w:rsidR="00C3051A" w:rsidRDefault="00C3051A" w:rsidP="009A0BD9">
            <w:pPr>
              <w:rPr>
                <w:rFonts w:asciiTheme="minorHAnsi" w:hAnsiTheme="minorHAnsi" w:cstheme="minorHAnsi"/>
                <w:sz w:val="18"/>
                <w:szCs w:val="18"/>
              </w:rPr>
            </w:pPr>
          </w:p>
          <w:p w14:paraId="4D2FE291" w14:textId="77777777" w:rsidR="00C3051A" w:rsidRPr="00194F8B" w:rsidRDefault="00943AA9" w:rsidP="009A0BD9">
            <w:pPr>
              <w:jc w:val="right"/>
              <w:rPr>
                <w:rFonts w:asciiTheme="minorHAnsi" w:hAnsiTheme="minorHAnsi" w:cstheme="minorHAnsi"/>
                <w:sz w:val="18"/>
                <w:szCs w:val="18"/>
              </w:rPr>
            </w:pPr>
            <w:hyperlink w:anchor="_Summary_of_Grid" w:history="1">
              <w:r w:rsidR="00C3051A" w:rsidRPr="002D2336">
                <w:rPr>
                  <w:rStyle w:val="Hyperlink"/>
                  <w:rFonts w:asciiTheme="minorHAnsi" w:hAnsiTheme="minorHAnsi" w:cstheme="minorHAnsi"/>
                  <w:sz w:val="18"/>
                  <w:szCs w:val="18"/>
                </w:rPr>
                <w:t>Link back to Summary of Grid Garage Tools</w:t>
              </w:r>
            </w:hyperlink>
          </w:p>
          <w:p w14:paraId="4113B0EA" w14:textId="77777777" w:rsidR="00C3051A" w:rsidRPr="00194F8B" w:rsidRDefault="00C3051A" w:rsidP="009A0BD9">
            <w:pPr>
              <w:rPr>
                <w:rFonts w:asciiTheme="minorHAnsi" w:hAnsiTheme="minorHAnsi" w:cstheme="minorHAnsi"/>
                <w:sz w:val="18"/>
                <w:szCs w:val="18"/>
              </w:rPr>
            </w:pPr>
          </w:p>
        </w:tc>
      </w:tr>
    </w:tbl>
    <w:p w14:paraId="07694305" w14:textId="77777777" w:rsidR="00C3051A" w:rsidRDefault="00C3051A" w:rsidP="00C3051A"/>
    <w:p w14:paraId="65E04EE2" w14:textId="77777777" w:rsidR="00595DD4" w:rsidRDefault="00595DD4" w:rsidP="00595DD4">
      <w:pPr>
        <w:pStyle w:val="Heading3"/>
      </w:pPr>
      <w:bookmarkStart w:id="124" w:name="_Geodata_&gt;_List"/>
      <w:bookmarkStart w:id="125" w:name="_Ref468364872"/>
      <w:bookmarkStart w:id="126" w:name="_Toc476903407"/>
      <w:bookmarkEnd w:id="124"/>
      <w:r>
        <w:lastRenderedPageBreak/>
        <w:t>Geodata &gt; List Workspace Tables</w:t>
      </w:r>
      <w:bookmarkEnd w:id="125"/>
      <w:bookmarkEnd w:id="126"/>
    </w:p>
    <w:tbl>
      <w:tblPr>
        <w:tblStyle w:val="TableGrid"/>
        <w:tblW w:w="0" w:type="auto"/>
        <w:tblLook w:val="04A0" w:firstRow="1" w:lastRow="0" w:firstColumn="1" w:lastColumn="0" w:noHBand="0" w:noVBand="1"/>
      </w:tblPr>
      <w:tblGrid>
        <w:gridCol w:w="3276"/>
        <w:gridCol w:w="10672"/>
      </w:tblGrid>
      <w:tr w:rsidR="00595DD4" w:rsidRPr="00194F8B" w14:paraId="1D262F8B" w14:textId="77777777" w:rsidTr="00104A69">
        <w:trPr>
          <w:cantSplit/>
          <w:tblHeader/>
        </w:trPr>
        <w:tc>
          <w:tcPr>
            <w:tcW w:w="2263" w:type="dxa"/>
          </w:tcPr>
          <w:p w14:paraId="693F1C06"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35230FE9"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02930C56" w14:textId="77777777" w:rsidTr="00104A69">
        <w:trPr>
          <w:cantSplit/>
        </w:trPr>
        <w:tc>
          <w:tcPr>
            <w:tcW w:w="2263" w:type="dxa"/>
          </w:tcPr>
          <w:p w14:paraId="5CFAAF6D" w14:textId="77777777" w:rsidR="00595DD4" w:rsidRPr="00194F8B" w:rsidRDefault="00595DD4" w:rsidP="009A0BD9">
            <w:pPr>
              <w:rPr>
                <w:rFonts w:asciiTheme="minorHAnsi" w:hAnsiTheme="minorHAnsi" w:cstheme="minorHAnsi"/>
              </w:rPr>
            </w:pPr>
          </w:p>
          <w:p w14:paraId="1828D0D3" w14:textId="7B15DF2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89312" behindDoc="0" locked="0" layoutInCell="1" allowOverlap="1" wp14:anchorId="47957F33" wp14:editId="411E7F9D">
                      <wp:simplePos x="0" y="0"/>
                      <wp:positionH relativeFrom="column">
                        <wp:posOffset>416618</wp:posOffset>
                      </wp:positionH>
                      <wp:positionV relativeFrom="paragraph">
                        <wp:posOffset>1523596</wp:posOffset>
                      </wp:positionV>
                      <wp:extent cx="1444336" cy="238991"/>
                      <wp:effectExtent l="0" t="0" r="22860" b="27940"/>
                      <wp:wrapNone/>
                      <wp:docPr id="25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4336" cy="2389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E154B17" id="Oval 62" o:spid="_x0000_s1026" style="position:absolute;margin-left:32.8pt;margin-top:119.95pt;width:113.75pt;height:18.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dg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" filled="f" strokecolor="red" strokeweight="2pt"/>
                  </w:pict>
                </mc:Fallback>
              </mc:AlternateContent>
            </w:r>
            <w:r w:rsidRPr="00194F8B">
              <w:rPr>
                <w:rFonts w:asciiTheme="minorHAnsi" w:hAnsiTheme="minorHAnsi" w:cstheme="minorHAnsi"/>
              </w:rPr>
              <w:br w:type="page"/>
            </w:r>
            <w:r w:rsidR="00104A69">
              <w:rPr>
                <w:noProof/>
              </w:rPr>
              <w:drawing>
                <wp:inline distT="0" distB="0" distL="0" distR="0" wp14:anchorId="111EC99E" wp14:editId="65295BFB">
                  <wp:extent cx="1933575" cy="24288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70DFFB87" w14:textId="77777777" w:rsidR="00595DD4" w:rsidRPr="00194F8B" w:rsidRDefault="00595DD4" w:rsidP="009A0BD9">
            <w:pPr>
              <w:rPr>
                <w:rFonts w:asciiTheme="minorHAnsi" w:hAnsiTheme="minorHAnsi" w:cstheme="minorHAnsi"/>
                <w:sz w:val="18"/>
                <w:szCs w:val="18"/>
              </w:rPr>
            </w:pPr>
          </w:p>
          <w:p w14:paraId="5BC151D1" w14:textId="77777777" w:rsidR="00595DD4" w:rsidRPr="00194F8B" w:rsidRDefault="00595DD4" w:rsidP="009A0BD9">
            <w:pPr>
              <w:rPr>
                <w:rFonts w:asciiTheme="minorHAnsi" w:hAnsiTheme="minorHAnsi" w:cstheme="minorHAnsi"/>
                <w:sz w:val="18"/>
                <w:szCs w:val="18"/>
              </w:rPr>
            </w:pPr>
          </w:p>
          <w:p w14:paraId="226CAECC" w14:textId="77777777" w:rsidR="00595DD4" w:rsidRPr="00194F8B" w:rsidRDefault="00595DD4" w:rsidP="009A0BD9">
            <w:pPr>
              <w:rPr>
                <w:rFonts w:asciiTheme="minorHAnsi" w:hAnsiTheme="minorHAnsi" w:cstheme="minorHAnsi"/>
                <w:sz w:val="18"/>
                <w:szCs w:val="18"/>
              </w:rPr>
            </w:pPr>
          </w:p>
        </w:tc>
        <w:tc>
          <w:tcPr>
            <w:tcW w:w="11685" w:type="dxa"/>
          </w:tcPr>
          <w:p w14:paraId="3E7A82DB" w14:textId="77777777" w:rsidR="00595DD4" w:rsidRPr="003441E0" w:rsidRDefault="00595DD4" w:rsidP="009A0BD9">
            <w:pPr>
              <w:rPr>
                <w:rFonts w:asciiTheme="minorHAnsi" w:hAnsiTheme="minorHAnsi" w:cstheme="minorHAnsi"/>
                <w:sz w:val="18"/>
                <w:szCs w:val="18"/>
              </w:rPr>
            </w:pPr>
          </w:p>
          <w:p w14:paraId="7CFACE9E" w14:textId="77777777" w:rsidR="00595DD4" w:rsidRPr="003441E0" w:rsidRDefault="00595DD4" w:rsidP="009A0BD9">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3CD5730B" w14:textId="77777777" w:rsidR="00595DD4" w:rsidRPr="003441E0" w:rsidRDefault="00595DD4" w:rsidP="009A0BD9">
            <w:pPr>
              <w:pStyle w:val="NormalWeb"/>
              <w:spacing w:before="0" w:beforeAutospacing="0" w:after="0" w:afterAutospacing="0"/>
              <w:rPr>
                <w:rFonts w:asciiTheme="minorHAnsi" w:hAnsiTheme="minorHAnsi" w:cstheme="minorHAnsi"/>
                <w:sz w:val="18"/>
                <w:szCs w:val="18"/>
              </w:rPr>
            </w:pPr>
          </w:p>
          <w:p w14:paraId="63AB3959" w14:textId="77777777" w:rsidR="00595DD4" w:rsidRPr="003441E0" w:rsidRDefault="00595DD4" w:rsidP="009A0BD9">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Workspaces:</w:t>
            </w:r>
            <w:r w:rsidRPr="003441E0">
              <w:rPr>
                <w:rFonts w:asciiTheme="minorHAnsi" w:hAnsiTheme="minorHAnsi" w:cstheme="minorHAnsi"/>
                <w:sz w:val="18"/>
                <w:szCs w:val="18"/>
              </w:rPr>
              <w:t xml:space="preserve"> </w:t>
            </w:r>
            <w:r w:rsidRPr="00861581">
              <w:rPr>
                <w:rFonts w:asciiTheme="minorHAnsi" w:hAnsiTheme="minorHAnsi" w:cstheme="minorHAnsi"/>
                <w:sz w:val="18"/>
                <w:szCs w:val="18"/>
              </w:rPr>
              <w:t xml:space="preserve">You can navigate to and add one or more workspaces, i.e. folders or geodatabases, to search for </w:t>
            </w:r>
            <w:r>
              <w:rPr>
                <w:rFonts w:asciiTheme="minorHAnsi" w:hAnsiTheme="minorHAnsi" w:cstheme="minorHAnsi"/>
                <w:sz w:val="18"/>
                <w:szCs w:val="18"/>
              </w:rPr>
              <w:t>tables</w:t>
            </w:r>
            <w:r w:rsidRPr="00861581">
              <w:rPr>
                <w:rFonts w:asciiTheme="minorHAnsi" w:hAnsiTheme="minorHAnsi" w:cstheme="minorHAnsi"/>
                <w:sz w:val="18"/>
                <w:szCs w:val="18"/>
              </w:rPr>
              <w:t>.</w:t>
            </w:r>
          </w:p>
          <w:p w14:paraId="3AC3E8B1" w14:textId="77777777" w:rsidR="00595DD4" w:rsidRDefault="00595DD4" w:rsidP="009A0BD9">
            <w:pPr>
              <w:rPr>
                <w:rFonts w:asciiTheme="minorHAnsi" w:hAnsiTheme="minorHAnsi" w:cstheme="minorHAnsi"/>
                <w:b/>
                <w:sz w:val="18"/>
                <w:szCs w:val="18"/>
              </w:rPr>
            </w:pPr>
          </w:p>
          <w:p w14:paraId="08C2B495" w14:textId="77777777" w:rsidR="00595DD4" w:rsidRPr="00862026" w:rsidRDefault="00595DD4" w:rsidP="009A0BD9">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0966948" w14:textId="77777777" w:rsidR="00595DD4" w:rsidRPr="003441E0" w:rsidRDefault="00595DD4" w:rsidP="009A0BD9">
            <w:pPr>
              <w:rPr>
                <w:rFonts w:asciiTheme="minorHAnsi" w:hAnsiTheme="minorHAnsi" w:cstheme="minorHAnsi"/>
                <w:b/>
                <w:sz w:val="18"/>
                <w:szCs w:val="18"/>
              </w:rPr>
            </w:pPr>
          </w:p>
          <w:p w14:paraId="1551CEFE"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b/>
                <w:sz w:val="18"/>
                <w:szCs w:val="18"/>
              </w:rPr>
              <w:t xml:space="preserve">Output Workspace: </w:t>
            </w:r>
            <w:r w:rsidRPr="003441E0">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3441E0">
              <w:rPr>
                <w:rFonts w:asciiTheme="minorHAnsi" w:eastAsiaTheme="minorHAnsi" w:hAnsiTheme="minorHAnsi" w:cstheme="minorHAnsi"/>
                <w:color w:val="000000"/>
                <w:sz w:val="18"/>
                <w:szCs w:val="18"/>
                <w:lang w:eastAsia="en-US"/>
              </w:rPr>
              <w:t>the comparison results</w:t>
            </w:r>
            <w:r w:rsidRPr="003441E0">
              <w:rPr>
                <w:rFonts w:asciiTheme="minorHAnsi" w:eastAsiaTheme="minorHAnsi" w:hAnsiTheme="minorHAnsi" w:cstheme="minorHAnsi"/>
                <w:color w:val="000000"/>
                <w:sz w:val="18"/>
                <w:szCs w:val="18"/>
                <w:lang w:val="en-US" w:eastAsia="en-US"/>
              </w:rPr>
              <w:t xml:space="preserve">. </w:t>
            </w:r>
            <w:r w:rsidRPr="003441E0">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7E7EA5F6"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5BB1B757"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4BD370E0"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099E2D46"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b/>
                <w:sz w:val="18"/>
                <w:szCs w:val="18"/>
              </w:rPr>
              <w:t xml:space="preserve">Result Table Name: </w:t>
            </w:r>
            <w:r w:rsidRPr="003441E0">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3441E0">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description of all the properties reported on. </w:t>
            </w:r>
          </w:p>
          <w:p w14:paraId="143B9F7D"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4E6235B5" w14:textId="77777777" w:rsidR="00595DD4" w:rsidRPr="003441E0"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28B33C8B" w14:textId="77777777" w:rsidR="00595DD4" w:rsidRPr="003441E0" w:rsidRDefault="00595DD4" w:rsidP="009A0BD9">
            <w:pPr>
              <w:autoSpaceDE w:val="0"/>
              <w:autoSpaceDN w:val="0"/>
              <w:adjustRightInd w:val="0"/>
              <w:rPr>
                <w:rFonts w:asciiTheme="minorHAnsi" w:hAnsiTheme="minorHAnsi" w:cstheme="minorHAnsi"/>
                <w:color w:val="000000"/>
                <w:sz w:val="18"/>
                <w:szCs w:val="18"/>
                <w:lang w:val="en-US" w:eastAsia="en-US"/>
              </w:rPr>
            </w:pPr>
          </w:p>
          <w:p w14:paraId="7F266786" w14:textId="77777777" w:rsidR="00595DD4" w:rsidRPr="003441E0" w:rsidRDefault="00595DD4" w:rsidP="009A0BD9">
            <w:pPr>
              <w:autoSpaceDE w:val="0"/>
              <w:autoSpaceDN w:val="0"/>
              <w:adjustRightInd w:val="0"/>
              <w:rPr>
                <w:rFonts w:asciiTheme="minorHAnsi" w:hAnsiTheme="minorHAnsi" w:cstheme="minorHAnsi"/>
                <w:color w:val="000020"/>
                <w:sz w:val="18"/>
                <w:szCs w:val="18"/>
              </w:rPr>
            </w:pPr>
            <w:r w:rsidRPr="003441E0">
              <w:rPr>
                <w:rFonts w:asciiTheme="minorHAnsi" w:hAnsiTheme="minorHAnsi" w:cstheme="minorHAnsi"/>
                <w:sz w:val="18"/>
                <w:szCs w:val="18"/>
                <w:u w:val="single"/>
              </w:rPr>
              <w:t>Result Table file name</w:t>
            </w:r>
            <w:r w:rsidRPr="003441E0">
              <w:rPr>
                <w:rFonts w:asciiTheme="minorHAnsi" w:hAnsiTheme="minorHAnsi" w:cstheme="minorHAnsi"/>
                <w:sz w:val="18"/>
                <w:szCs w:val="18"/>
              </w:rPr>
              <w:t xml:space="preserve">: </w:t>
            </w:r>
            <w:r w:rsidRPr="003441E0">
              <w:rPr>
                <w:rFonts w:asciiTheme="minorHAnsi" w:hAnsiTheme="minorHAnsi" w:cstheme="minorHAnsi"/>
                <w:color w:val="000000"/>
                <w:sz w:val="18"/>
                <w:szCs w:val="18"/>
                <w:lang w:val="en-US" w:eastAsia="en-US"/>
              </w:rPr>
              <w:t>The default name will always take the form of “</w:t>
            </w:r>
            <w:proofErr w:type="spellStart"/>
            <w:r w:rsidRPr="003441E0">
              <w:rPr>
                <w:rFonts w:asciiTheme="minorHAnsi" w:hAnsiTheme="minorHAnsi" w:cstheme="minorHAnsi"/>
                <w:b/>
                <w:color w:val="000000"/>
                <w:sz w:val="18"/>
                <w:szCs w:val="18"/>
                <w:lang w:val="en-US" w:eastAsia="en-US"/>
              </w:rPr>
              <w:t>CompareExtentsGeodataTool_date_time</w:t>
            </w:r>
            <w:proofErr w:type="spellEnd"/>
            <w:r w:rsidRPr="003441E0">
              <w:rPr>
                <w:rFonts w:asciiTheme="minorHAnsi" w:hAnsiTheme="minorHAnsi" w:cstheme="minorHAnsi"/>
                <w:color w:val="000000"/>
                <w:sz w:val="18"/>
                <w:szCs w:val="18"/>
                <w:lang w:val="en-US" w:eastAsia="en-US"/>
              </w:rPr>
              <w:t>”, where ‘</w:t>
            </w:r>
            <w:r w:rsidRPr="003441E0">
              <w:rPr>
                <w:rFonts w:asciiTheme="minorHAnsi" w:hAnsiTheme="minorHAnsi" w:cstheme="minorHAnsi"/>
                <w:b/>
                <w:color w:val="000000"/>
                <w:sz w:val="18"/>
                <w:szCs w:val="18"/>
                <w:lang w:val="en-US" w:eastAsia="en-US"/>
              </w:rPr>
              <w:t>date</w:t>
            </w:r>
            <w:r w:rsidRPr="003441E0">
              <w:rPr>
                <w:rFonts w:asciiTheme="minorHAnsi" w:hAnsiTheme="minorHAnsi" w:cstheme="minorHAnsi"/>
                <w:color w:val="000000"/>
                <w:sz w:val="18"/>
                <w:szCs w:val="18"/>
                <w:lang w:val="en-US" w:eastAsia="en-US"/>
              </w:rPr>
              <w:t>’ and ‘</w:t>
            </w:r>
            <w:r w:rsidRPr="003441E0">
              <w:rPr>
                <w:rFonts w:asciiTheme="minorHAnsi" w:hAnsiTheme="minorHAnsi" w:cstheme="minorHAnsi"/>
                <w:b/>
                <w:color w:val="000000"/>
                <w:sz w:val="18"/>
                <w:szCs w:val="18"/>
                <w:lang w:val="en-US" w:eastAsia="en-US"/>
              </w:rPr>
              <w:t>time</w:t>
            </w:r>
            <w:r w:rsidRPr="003441E0">
              <w:rPr>
                <w:rFonts w:asciiTheme="minorHAnsi" w:hAnsiTheme="minorHAnsi" w:cstheme="minorHAnsi"/>
                <w:color w:val="000000"/>
                <w:sz w:val="18"/>
                <w:szCs w:val="18"/>
                <w:lang w:val="en-US" w:eastAsia="en-US"/>
              </w:rPr>
              <w:t>’ are the date and time that the tool was run.</w:t>
            </w:r>
          </w:p>
          <w:p w14:paraId="7F5E875F" w14:textId="77777777" w:rsidR="00595DD4" w:rsidRPr="003441E0" w:rsidRDefault="00943AA9" w:rsidP="009A0BD9">
            <w:pPr>
              <w:jc w:val="right"/>
              <w:rPr>
                <w:rFonts w:asciiTheme="minorHAnsi" w:hAnsiTheme="minorHAnsi" w:cstheme="minorHAnsi"/>
                <w:sz w:val="18"/>
                <w:szCs w:val="18"/>
              </w:rPr>
            </w:pPr>
            <w:hyperlink w:anchor="_Summary_of_Grid" w:history="1">
              <w:r w:rsidR="00595DD4" w:rsidRPr="003441E0">
                <w:rPr>
                  <w:rStyle w:val="Hyperlink"/>
                  <w:rFonts w:asciiTheme="minorHAnsi" w:hAnsiTheme="minorHAnsi" w:cstheme="minorHAnsi"/>
                  <w:sz w:val="18"/>
                  <w:szCs w:val="18"/>
                </w:rPr>
                <w:t>Link back to Summary of Grid Garage Tools</w:t>
              </w:r>
            </w:hyperlink>
          </w:p>
          <w:p w14:paraId="687C45EA" w14:textId="77777777" w:rsidR="00595DD4" w:rsidRPr="003441E0" w:rsidRDefault="00595DD4" w:rsidP="009A0BD9">
            <w:pPr>
              <w:jc w:val="right"/>
              <w:rPr>
                <w:rFonts w:asciiTheme="minorHAnsi" w:hAnsiTheme="minorHAnsi" w:cstheme="minorHAnsi"/>
                <w:sz w:val="18"/>
                <w:szCs w:val="18"/>
              </w:rPr>
            </w:pPr>
          </w:p>
        </w:tc>
      </w:tr>
    </w:tbl>
    <w:p w14:paraId="1FAC80C0" w14:textId="77777777" w:rsidR="00595DD4" w:rsidRDefault="00595DD4" w:rsidP="00595DD4"/>
    <w:p w14:paraId="4A127137" w14:textId="77777777" w:rsidR="00104A69" w:rsidRDefault="00104A69" w:rsidP="00595DD4"/>
    <w:p w14:paraId="3BF6CC7D" w14:textId="77777777" w:rsidR="00104A69" w:rsidRDefault="00104A69" w:rsidP="00595DD4"/>
    <w:p w14:paraId="060F9DB2" w14:textId="77777777" w:rsidR="00104A69" w:rsidRDefault="00104A69" w:rsidP="00595DD4"/>
    <w:p w14:paraId="37D410C1" w14:textId="77777777" w:rsidR="00595DD4" w:rsidRPr="008D78B4" w:rsidRDefault="00595DD4" w:rsidP="00595DD4">
      <w:pPr>
        <w:pStyle w:val="Heading3"/>
      </w:pPr>
      <w:bookmarkStart w:id="127" w:name="_Geodata_&gt;_Rename"/>
      <w:bookmarkStart w:id="128" w:name="_Toc476903408"/>
      <w:bookmarkEnd w:id="127"/>
      <w:r>
        <w:lastRenderedPageBreak/>
        <w:t xml:space="preserve">Geodata &gt; </w:t>
      </w:r>
      <w:r w:rsidRPr="00391361">
        <w:t>Rename</w:t>
      </w:r>
      <w:bookmarkEnd w:id="128"/>
    </w:p>
    <w:tbl>
      <w:tblPr>
        <w:tblStyle w:val="TableGrid"/>
        <w:tblW w:w="0" w:type="auto"/>
        <w:tblLook w:val="04A0" w:firstRow="1" w:lastRow="0" w:firstColumn="1" w:lastColumn="0" w:noHBand="0" w:noVBand="1"/>
      </w:tblPr>
      <w:tblGrid>
        <w:gridCol w:w="3276"/>
        <w:gridCol w:w="10672"/>
      </w:tblGrid>
      <w:tr w:rsidR="00595DD4" w:rsidRPr="00194F8B" w14:paraId="366EC967" w14:textId="77777777" w:rsidTr="00104A69">
        <w:trPr>
          <w:cantSplit/>
        </w:trPr>
        <w:tc>
          <w:tcPr>
            <w:tcW w:w="2547" w:type="dxa"/>
          </w:tcPr>
          <w:p w14:paraId="5D938F22"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0E6EF16"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3FCA76D9" w14:textId="77777777" w:rsidTr="00104A69">
        <w:trPr>
          <w:cantSplit/>
        </w:trPr>
        <w:tc>
          <w:tcPr>
            <w:tcW w:w="2547" w:type="dxa"/>
          </w:tcPr>
          <w:p w14:paraId="533146EA" w14:textId="77777777" w:rsidR="00595DD4" w:rsidRPr="00194F8B" w:rsidRDefault="00595DD4" w:rsidP="009A0BD9">
            <w:pPr>
              <w:rPr>
                <w:rFonts w:asciiTheme="minorHAnsi" w:hAnsiTheme="minorHAnsi" w:cstheme="minorHAnsi"/>
                <w:sz w:val="18"/>
                <w:szCs w:val="18"/>
              </w:rPr>
            </w:pPr>
          </w:p>
          <w:p w14:paraId="247A63CA" w14:textId="40F01795"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1360" behindDoc="0" locked="0" layoutInCell="1" allowOverlap="1" wp14:anchorId="50739B1A" wp14:editId="5E4E36AF">
                      <wp:simplePos x="0" y="0"/>
                      <wp:positionH relativeFrom="column">
                        <wp:posOffset>312247</wp:posOffset>
                      </wp:positionH>
                      <wp:positionV relativeFrom="paragraph">
                        <wp:posOffset>1706996</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B067020" id="Oval 62" o:spid="_x0000_s1026" style="position:absolute;margin-left:24.6pt;margin-top:134.4pt;width:103.7pt;height:1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" filled="f" strokecolor="red" strokeweight="2pt"/>
                  </w:pict>
                </mc:Fallback>
              </mc:AlternateContent>
            </w:r>
            <w:r w:rsidR="00104A69">
              <w:rPr>
                <w:noProof/>
              </w:rPr>
              <w:drawing>
                <wp:inline distT="0" distB="0" distL="0" distR="0" wp14:anchorId="55C5854C" wp14:editId="15978A1B">
                  <wp:extent cx="1933575" cy="24288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0652FBA0" w14:textId="77777777" w:rsidR="00595DD4" w:rsidRPr="00194F8B" w:rsidRDefault="00595DD4" w:rsidP="009A0BD9">
            <w:pPr>
              <w:rPr>
                <w:rFonts w:asciiTheme="minorHAnsi" w:hAnsiTheme="minorHAnsi" w:cstheme="minorHAnsi"/>
                <w:sz w:val="18"/>
                <w:szCs w:val="18"/>
              </w:rPr>
            </w:pPr>
          </w:p>
          <w:p w14:paraId="388BE84A" w14:textId="77777777" w:rsidR="00595DD4" w:rsidRPr="00194F8B" w:rsidRDefault="00595DD4" w:rsidP="009A0BD9">
            <w:pPr>
              <w:rPr>
                <w:rFonts w:asciiTheme="minorHAnsi" w:hAnsiTheme="minorHAnsi" w:cstheme="minorHAnsi"/>
                <w:sz w:val="18"/>
                <w:szCs w:val="18"/>
              </w:rPr>
            </w:pPr>
          </w:p>
        </w:tc>
        <w:tc>
          <w:tcPr>
            <w:tcW w:w="11401" w:type="dxa"/>
          </w:tcPr>
          <w:p w14:paraId="6A5B3D71" w14:textId="77777777" w:rsidR="00595DD4" w:rsidRPr="00194F8B" w:rsidRDefault="00595DD4" w:rsidP="009A0BD9">
            <w:pPr>
              <w:rPr>
                <w:rFonts w:asciiTheme="minorHAnsi" w:hAnsiTheme="minorHAnsi" w:cstheme="minorHAnsi"/>
                <w:sz w:val="18"/>
                <w:szCs w:val="18"/>
              </w:rPr>
            </w:pPr>
          </w:p>
          <w:p w14:paraId="05455C00" w14:textId="205D5832" w:rsidR="00DC7800" w:rsidRPr="004165B5" w:rsidRDefault="00DC7800" w:rsidP="009A0BD9">
            <w:pPr>
              <w:rPr>
                <w:rFonts w:asciiTheme="minorHAnsi" w:eastAsiaTheme="minorHAnsi" w:hAnsiTheme="minorHAnsi" w:cstheme="minorHAnsi"/>
                <w:color w:val="0066CC"/>
                <w:sz w:val="18"/>
                <w:szCs w:val="18"/>
                <w:u w:val="single"/>
                <w:lang w:val="en-US" w:eastAsia="en-US"/>
              </w:rPr>
            </w:pPr>
            <w:r w:rsidRPr="004165B5">
              <w:rPr>
                <w:rFonts w:asciiTheme="minorHAnsi" w:eastAsiaTheme="minorHAnsi" w:hAnsiTheme="minorHAnsi" w:cstheme="minorHAnsi"/>
                <w:color w:val="000000"/>
                <w:sz w:val="18"/>
                <w:szCs w:val="18"/>
                <w:lang w:val="en-US" w:eastAsia="en-US"/>
              </w:rPr>
              <w:t xml:space="preserve">This tool renames the input geodata by applying the new file names (to the original geodata) generated by the ‘Geodata &gt; Generate Names’ tool. For more detailed help see </w:t>
            </w:r>
            <w:hyperlink r:id="rId84" w:history="1">
              <w:r w:rsidRPr="004165B5">
                <w:rPr>
                  <w:rFonts w:asciiTheme="minorHAnsi" w:eastAsiaTheme="minorHAnsi" w:hAnsiTheme="minorHAnsi" w:cstheme="minorHAnsi"/>
                  <w:color w:val="0066CC"/>
                  <w:sz w:val="18"/>
                  <w:szCs w:val="18"/>
                  <w:u w:val="single"/>
                  <w:lang w:val="en-US" w:eastAsia="en-US"/>
                </w:rPr>
                <w:t>ESRI Help for the ‘Rename'</w:t>
              </w:r>
              <w:r w:rsidRPr="004165B5">
                <w:rPr>
                  <w:rFonts w:asciiTheme="minorHAnsi" w:eastAsiaTheme="minorHAnsi" w:hAnsiTheme="minorHAnsi" w:cstheme="minorHAnsi"/>
                  <w:color w:val="0066CC"/>
                  <w:sz w:val="18"/>
                  <w:szCs w:val="18"/>
                  <w:u w:val="single"/>
                  <w:lang w:eastAsia="en-US"/>
                </w:rPr>
                <w:t xml:space="preserve"> </w:t>
              </w:r>
              <w:r w:rsidRPr="004165B5">
                <w:rPr>
                  <w:rFonts w:asciiTheme="minorHAnsi" w:eastAsiaTheme="minorHAnsi" w:hAnsiTheme="minorHAnsi" w:cstheme="minorHAnsi"/>
                  <w:color w:val="0066CC"/>
                  <w:sz w:val="18"/>
                  <w:szCs w:val="18"/>
                  <w:u w:val="single"/>
                  <w:lang w:val="en-US" w:eastAsia="en-US"/>
                </w:rPr>
                <w:t>tool (in the Data Management</w:t>
              </w:r>
              <w:r w:rsidR="004165B5">
                <w:rPr>
                  <w:rFonts w:asciiTheme="minorHAnsi" w:eastAsiaTheme="minorHAnsi" w:hAnsiTheme="minorHAnsi" w:cstheme="minorHAnsi"/>
                  <w:color w:val="0066CC"/>
                  <w:sz w:val="18"/>
                  <w:szCs w:val="18"/>
                  <w:u w:val="single"/>
                  <w:lang w:val="en-US" w:eastAsia="en-US"/>
                </w:rPr>
                <w:t xml:space="preserve"> </w:t>
              </w:r>
              <w:r w:rsidRPr="004165B5">
                <w:rPr>
                  <w:rFonts w:asciiTheme="minorHAnsi" w:eastAsiaTheme="minorHAnsi" w:hAnsiTheme="minorHAnsi" w:cstheme="minorHAnsi"/>
                  <w:color w:val="0066CC"/>
                  <w:sz w:val="18"/>
                  <w:szCs w:val="18"/>
                  <w:u w:val="single"/>
                  <w:lang w:val="en-US" w:eastAsia="en-US"/>
                </w:rPr>
                <w:t>Toolbox) (ArcGIS 10.4)</w:t>
              </w:r>
            </w:hyperlink>
          </w:p>
          <w:p w14:paraId="42AFBA3D" w14:textId="77777777" w:rsidR="00595DD4" w:rsidRPr="004165B5" w:rsidRDefault="00595DD4" w:rsidP="009A0BD9">
            <w:pPr>
              <w:rPr>
                <w:rFonts w:asciiTheme="minorHAnsi" w:hAnsiTheme="minorHAnsi" w:cstheme="minorHAnsi"/>
                <w:sz w:val="18"/>
                <w:szCs w:val="18"/>
              </w:rPr>
            </w:pPr>
          </w:p>
          <w:p w14:paraId="6A889BFC" w14:textId="77777777" w:rsidR="00595DD4" w:rsidRDefault="00595DD4" w:rsidP="009A0BD9">
            <w:pPr>
              <w:rPr>
                <w:rFonts w:asciiTheme="minorHAnsi" w:hAnsiTheme="minorHAnsi" w:cstheme="minorHAnsi"/>
                <w:sz w:val="18"/>
                <w:szCs w:val="18"/>
              </w:rPr>
            </w:pPr>
            <w:r w:rsidRPr="004165B5">
              <w:rPr>
                <w:rFonts w:asciiTheme="minorHAnsi" w:hAnsiTheme="minorHAnsi" w:cstheme="minorHAnsi"/>
                <w:b/>
                <w:sz w:val="18"/>
                <w:szCs w:val="18"/>
              </w:rPr>
              <w:t>Table for Geodata:</w:t>
            </w:r>
            <w:r w:rsidRPr="004165B5">
              <w:rPr>
                <w:rFonts w:asciiTheme="minorHAnsi" w:hAnsiTheme="minorHAnsi" w:cstheme="minorHAnsi"/>
                <w:sz w:val="18"/>
                <w:szCs w:val="18"/>
              </w:rPr>
              <w:t xml:space="preserve"> This is the input table, usually the results table generated by the ‘</w:t>
            </w:r>
            <w:r w:rsidRPr="004165B5">
              <w:rPr>
                <w:rFonts w:asciiTheme="minorHAnsi" w:hAnsiTheme="minorHAnsi" w:cstheme="minorHAnsi"/>
                <w:i/>
                <w:sz w:val="18"/>
                <w:szCs w:val="18"/>
              </w:rPr>
              <w:t>Geodata &gt; Generate Names</w:t>
            </w:r>
            <w:r w:rsidRPr="004165B5">
              <w:rPr>
                <w:rFonts w:asciiTheme="minorHAnsi" w:hAnsiTheme="minorHAnsi" w:cstheme="minorHAnsi"/>
                <w:sz w:val="18"/>
                <w:szCs w:val="18"/>
              </w:rPr>
              <w:t>’ tool, but it can be any table with a field containing the full path to the geodata you want to process with this tool. If the Items Table is a DBF, or a table</w:t>
            </w:r>
            <w:r w:rsidRPr="006E4B9E">
              <w:rPr>
                <w:rFonts w:asciiTheme="minorHAnsi" w:hAnsiTheme="minorHAnsi" w:cstheme="minorHAnsi"/>
                <w:sz w:val="18"/>
                <w:szCs w:val="18"/>
              </w:rPr>
              <w:t xml:space="preserv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5D50CFC" w14:textId="77777777" w:rsidR="00595DD4" w:rsidRDefault="00595DD4" w:rsidP="009A0BD9">
            <w:pPr>
              <w:rPr>
                <w:rFonts w:asciiTheme="minorHAnsi" w:hAnsiTheme="minorHAnsi" w:cstheme="minorHAnsi"/>
                <w:b/>
                <w:sz w:val="18"/>
                <w:szCs w:val="18"/>
              </w:rPr>
            </w:pPr>
          </w:p>
          <w:p w14:paraId="295FCB62"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from the 'Table for Geodata' that contains the full path to the geodata items you want to have processed by the tool.</w:t>
            </w:r>
          </w:p>
          <w:p w14:paraId="5B0A2C0B" w14:textId="77777777" w:rsidR="00595DD4" w:rsidRPr="006F7364" w:rsidRDefault="00595DD4" w:rsidP="009A0BD9">
            <w:pPr>
              <w:rPr>
                <w:rFonts w:asciiTheme="minorHAnsi" w:hAnsiTheme="minorHAnsi" w:cstheme="minorHAnsi"/>
                <w:sz w:val="18"/>
                <w:szCs w:val="18"/>
              </w:rPr>
            </w:pPr>
          </w:p>
          <w:p w14:paraId="304879BD" w14:textId="77777777" w:rsidR="00595DD4" w:rsidRPr="006F7364" w:rsidRDefault="00595DD4" w:rsidP="009A0BD9">
            <w:pPr>
              <w:rPr>
                <w:rFonts w:asciiTheme="minorHAnsi" w:eastAsiaTheme="minorHAnsi" w:hAnsiTheme="minorHAnsi" w:cstheme="minorHAnsi"/>
                <w:color w:val="000000"/>
                <w:sz w:val="18"/>
                <w:szCs w:val="18"/>
                <w:lang w:eastAsia="en-US"/>
              </w:rPr>
            </w:pPr>
            <w:r w:rsidRPr="006F7364">
              <w:rPr>
                <w:rFonts w:asciiTheme="minorHAnsi" w:hAnsiTheme="minorHAnsi" w:cstheme="minorHAnsi"/>
                <w:b/>
                <w:sz w:val="18"/>
                <w:szCs w:val="18"/>
              </w:rPr>
              <w:t>Field for New Name:</w:t>
            </w:r>
            <w:r w:rsidRPr="006F7364">
              <w:rPr>
                <w:rFonts w:asciiTheme="minorHAnsi" w:hAnsiTheme="minorHAnsi" w:cstheme="minorHAnsi"/>
                <w:sz w:val="18"/>
                <w:szCs w:val="18"/>
              </w:rPr>
              <w:t xml:space="preserve"> </w:t>
            </w:r>
            <w:r w:rsidRPr="006F7364">
              <w:rPr>
                <w:rFonts w:asciiTheme="minorHAnsi" w:eastAsiaTheme="minorHAnsi" w:hAnsiTheme="minorHAnsi" w:cstheme="minorHAnsi"/>
                <w:color w:val="000000"/>
                <w:sz w:val="18"/>
                <w:szCs w:val="18"/>
                <w:lang w:eastAsia="en-US"/>
              </w:rPr>
              <w:t>Select the field containing the new geodata name.</w:t>
            </w:r>
          </w:p>
          <w:p w14:paraId="452130F5" w14:textId="77777777" w:rsidR="00595DD4" w:rsidRPr="00861581" w:rsidRDefault="00595DD4" w:rsidP="009A0BD9">
            <w:pPr>
              <w:rPr>
                <w:rFonts w:asciiTheme="minorHAnsi" w:eastAsiaTheme="minorHAnsi" w:hAnsiTheme="minorHAnsi" w:cstheme="minorHAnsi"/>
                <w:color w:val="000000"/>
                <w:sz w:val="18"/>
                <w:szCs w:val="18"/>
                <w:lang w:val="en-US" w:eastAsia="en-US"/>
              </w:rPr>
            </w:pPr>
          </w:p>
          <w:p w14:paraId="2560111B"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17CF413"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61AC70BD"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F6DFBF8"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96835DB"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DE6E774"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3E4A1F43"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C9E2A2D"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AC4DC36"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Rename</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D40D19F" w14:textId="77777777" w:rsidR="00595DD4" w:rsidRDefault="00595DD4" w:rsidP="009A0BD9">
            <w:pPr>
              <w:rPr>
                <w:rFonts w:asciiTheme="minorHAnsi" w:hAnsiTheme="minorHAnsi" w:cstheme="minorHAnsi"/>
                <w:sz w:val="18"/>
                <w:szCs w:val="18"/>
              </w:rPr>
            </w:pPr>
          </w:p>
          <w:p w14:paraId="0AB6779D" w14:textId="77777777" w:rsidR="00595DD4" w:rsidRPr="00194F8B" w:rsidRDefault="00943AA9" w:rsidP="009A0BD9">
            <w:pPr>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15177404" w14:textId="77777777" w:rsidR="00595DD4" w:rsidRPr="00194F8B" w:rsidRDefault="00595DD4" w:rsidP="009A0BD9">
            <w:pPr>
              <w:rPr>
                <w:rFonts w:asciiTheme="minorHAnsi" w:hAnsiTheme="minorHAnsi" w:cstheme="minorHAnsi"/>
                <w:sz w:val="18"/>
                <w:szCs w:val="18"/>
              </w:rPr>
            </w:pPr>
          </w:p>
        </w:tc>
      </w:tr>
    </w:tbl>
    <w:p w14:paraId="1A6BBD97" w14:textId="77777777" w:rsidR="00595DD4" w:rsidRDefault="00595DD4" w:rsidP="00595DD4">
      <w:bookmarkStart w:id="129" w:name="_2.3_Copy_Data"/>
      <w:bookmarkStart w:id="130" w:name="_2.4_Delete_Data"/>
      <w:bookmarkEnd w:id="129"/>
      <w:bookmarkEnd w:id="130"/>
    </w:p>
    <w:p w14:paraId="32550FFD" w14:textId="08619733" w:rsidR="00595DD4" w:rsidRPr="008143A1" w:rsidRDefault="00595DD4" w:rsidP="00595DD4">
      <w:pPr>
        <w:pStyle w:val="Heading3"/>
      </w:pPr>
      <w:bookmarkStart w:id="131" w:name="_Geodata_&gt;_Search"/>
      <w:bookmarkStart w:id="132" w:name="_Ref476656161"/>
      <w:bookmarkStart w:id="133" w:name="_Ref476656165"/>
      <w:bookmarkStart w:id="134" w:name="_Toc476903409"/>
      <w:bookmarkEnd w:id="131"/>
      <w:r>
        <w:lastRenderedPageBreak/>
        <w:t xml:space="preserve">Geodata </w:t>
      </w:r>
      <w:r w:rsidR="00F64C6A">
        <w:t>&gt;</w:t>
      </w:r>
      <w:r>
        <w:t xml:space="preserve"> Search</w:t>
      </w:r>
      <w:bookmarkEnd w:id="132"/>
      <w:bookmarkEnd w:id="133"/>
      <w:bookmarkEnd w:id="134"/>
    </w:p>
    <w:tbl>
      <w:tblPr>
        <w:tblStyle w:val="TableGrid"/>
        <w:tblW w:w="5000" w:type="pct"/>
        <w:tblLook w:val="04A0" w:firstRow="1" w:lastRow="0" w:firstColumn="1" w:lastColumn="0" w:noHBand="0" w:noVBand="1"/>
      </w:tblPr>
      <w:tblGrid>
        <w:gridCol w:w="3276"/>
        <w:gridCol w:w="10672"/>
      </w:tblGrid>
      <w:tr w:rsidR="00595DD4" w:rsidRPr="006E4B9E" w14:paraId="360998C0" w14:textId="77777777" w:rsidTr="009A0BD9">
        <w:trPr>
          <w:tblHeader/>
        </w:trPr>
        <w:tc>
          <w:tcPr>
            <w:tcW w:w="761" w:type="pct"/>
          </w:tcPr>
          <w:p w14:paraId="0453375A" w14:textId="77777777" w:rsidR="00595DD4" w:rsidRPr="006E4B9E" w:rsidRDefault="00595DD4" w:rsidP="009A0BD9">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077F3464" w14:textId="77777777" w:rsidR="00595DD4" w:rsidRPr="006E4B9E" w:rsidRDefault="00595DD4" w:rsidP="009A0BD9">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595DD4" w:rsidRPr="006E4B9E" w14:paraId="0139C782" w14:textId="77777777" w:rsidTr="009A0BD9">
        <w:tc>
          <w:tcPr>
            <w:tcW w:w="761" w:type="pct"/>
          </w:tcPr>
          <w:p w14:paraId="2935CEF9" w14:textId="77777777" w:rsidR="00595DD4" w:rsidRDefault="00595DD4" w:rsidP="009A0BD9">
            <w:pPr>
              <w:rPr>
                <w:rFonts w:asciiTheme="minorHAnsi" w:hAnsiTheme="minorHAnsi" w:cstheme="minorHAnsi"/>
              </w:rPr>
            </w:pPr>
          </w:p>
          <w:p w14:paraId="1051FC67" w14:textId="09D582D9" w:rsidR="00595DD4" w:rsidRDefault="00104A69" w:rsidP="009A0BD9">
            <w:pPr>
              <w:rPr>
                <w:rFonts w:asciiTheme="minorHAnsi" w:hAnsiTheme="minorHAnsi" w:cstheme="minorHAnsi"/>
              </w:rPr>
            </w:pPr>
            <w:r w:rsidRPr="00194F8B">
              <w:rPr>
                <w:rFonts w:asciiTheme="minorHAnsi" w:hAnsiTheme="minorHAnsi" w:cstheme="minorHAnsi"/>
                <w:noProof/>
                <w:sz w:val="18"/>
                <w:szCs w:val="18"/>
              </w:rPr>
              <mc:AlternateContent>
                <mc:Choice Requires="wps">
                  <w:drawing>
                    <wp:anchor distT="0" distB="0" distL="114300" distR="114300" simplePos="0" relativeHeight="251848704" behindDoc="0" locked="0" layoutInCell="1" allowOverlap="1" wp14:anchorId="151F4622" wp14:editId="1B019F14">
                      <wp:simplePos x="0" y="0"/>
                      <wp:positionH relativeFrom="column">
                        <wp:posOffset>326159</wp:posOffset>
                      </wp:positionH>
                      <wp:positionV relativeFrom="paragraph">
                        <wp:posOffset>1865803</wp:posOffset>
                      </wp:positionV>
                      <wp:extent cx="1317071" cy="247615"/>
                      <wp:effectExtent l="0" t="0" r="16510" b="19685"/>
                      <wp:wrapNone/>
                      <wp:docPr id="105"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B2BBDA3" id="Oval 62" o:spid="_x0000_s1026" style="position:absolute;margin-left:25.7pt;margin-top:146.9pt;width:103.7pt;height:19.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" filled="f" strokecolor="red" strokeweight="2pt"/>
                  </w:pict>
                </mc:Fallback>
              </mc:AlternateContent>
            </w:r>
            <w:r>
              <w:rPr>
                <w:noProof/>
              </w:rPr>
              <w:drawing>
                <wp:inline distT="0" distB="0" distL="0" distR="0" wp14:anchorId="7BE2D999" wp14:editId="48C2C52F">
                  <wp:extent cx="1933575" cy="242887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344CBC02" w14:textId="077AB745" w:rsidR="00595DD4" w:rsidRPr="006E4B9E" w:rsidRDefault="00595DD4" w:rsidP="009A0BD9">
            <w:pPr>
              <w:rPr>
                <w:rFonts w:asciiTheme="minorHAnsi" w:hAnsiTheme="minorHAnsi" w:cstheme="minorHAnsi"/>
              </w:rPr>
            </w:pPr>
          </w:p>
          <w:p w14:paraId="7ED5623A" w14:textId="0943501C" w:rsidR="00595DD4" w:rsidRPr="006E4B9E" w:rsidRDefault="00595DD4" w:rsidP="009A0BD9">
            <w:pPr>
              <w:rPr>
                <w:rFonts w:asciiTheme="minorHAnsi" w:hAnsiTheme="minorHAnsi" w:cstheme="minorHAnsi"/>
              </w:rPr>
            </w:pPr>
          </w:p>
          <w:p w14:paraId="5B26528A" w14:textId="2BA7EFFB" w:rsidR="00595DD4" w:rsidRPr="006E4B9E" w:rsidRDefault="00595DD4" w:rsidP="009A0BD9">
            <w:pPr>
              <w:rPr>
                <w:rFonts w:asciiTheme="minorHAnsi" w:hAnsiTheme="minorHAnsi" w:cstheme="minorHAnsi"/>
              </w:rPr>
            </w:pPr>
          </w:p>
          <w:p w14:paraId="6839618E" w14:textId="77777777" w:rsidR="00595DD4" w:rsidRPr="006E4B9E" w:rsidRDefault="00595DD4" w:rsidP="009A0BD9">
            <w:pPr>
              <w:rPr>
                <w:rFonts w:asciiTheme="minorHAnsi" w:hAnsiTheme="minorHAnsi" w:cstheme="minorHAnsi"/>
              </w:rPr>
            </w:pPr>
          </w:p>
          <w:p w14:paraId="7C60743A" w14:textId="77777777" w:rsidR="00595DD4" w:rsidRPr="006E4B9E" w:rsidRDefault="00595DD4" w:rsidP="009A0BD9">
            <w:pPr>
              <w:rPr>
                <w:rFonts w:asciiTheme="minorHAnsi" w:hAnsiTheme="minorHAnsi" w:cstheme="minorHAnsi"/>
              </w:rPr>
            </w:pPr>
          </w:p>
          <w:p w14:paraId="1B57C7A3" w14:textId="77777777" w:rsidR="00595DD4" w:rsidRPr="006E4B9E" w:rsidRDefault="00595DD4" w:rsidP="009A0BD9">
            <w:pPr>
              <w:rPr>
                <w:rFonts w:asciiTheme="minorHAnsi" w:hAnsiTheme="minorHAnsi" w:cstheme="minorHAnsi"/>
              </w:rPr>
            </w:pPr>
          </w:p>
          <w:p w14:paraId="119287B8" w14:textId="77777777" w:rsidR="00595DD4" w:rsidRPr="006E4B9E" w:rsidRDefault="00595DD4" w:rsidP="009A0BD9">
            <w:pPr>
              <w:rPr>
                <w:rFonts w:asciiTheme="minorHAnsi" w:hAnsiTheme="minorHAnsi" w:cstheme="minorHAnsi"/>
              </w:rPr>
            </w:pPr>
          </w:p>
          <w:p w14:paraId="3D6D469B" w14:textId="77777777" w:rsidR="00595DD4" w:rsidRPr="006E4B9E" w:rsidRDefault="00595DD4" w:rsidP="009A0BD9">
            <w:pPr>
              <w:rPr>
                <w:rFonts w:asciiTheme="minorHAnsi" w:hAnsiTheme="minorHAnsi" w:cstheme="minorHAnsi"/>
              </w:rPr>
            </w:pPr>
          </w:p>
          <w:p w14:paraId="243A7AF5" w14:textId="77777777" w:rsidR="00595DD4" w:rsidRPr="006E4B9E" w:rsidRDefault="00595DD4" w:rsidP="009A0BD9">
            <w:pPr>
              <w:rPr>
                <w:rFonts w:asciiTheme="minorHAnsi" w:hAnsiTheme="minorHAnsi" w:cstheme="minorHAnsi"/>
              </w:rPr>
            </w:pPr>
          </w:p>
          <w:p w14:paraId="728BC9E4" w14:textId="77777777" w:rsidR="00595DD4" w:rsidRPr="006E4B9E" w:rsidRDefault="00595DD4" w:rsidP="009A0BD9">
            <w:pPr>
              <w:rPr>
                <w:rFonts w:asciiTheme="minorHAnsi" w:hAnsiTheme="minorHAnsi" w:cstheme="minorHAnsi"/>
              </w:rPr>
            </w:pPr>
          </w:p>
          <w:p w14:paraId="77CD1534" w14:textId="77777777" w:rsidR="00595DD4" w:rsidRPr="006E4B9E" w:rsidRDefault="00595DD4" w:rsidP="009A0BD9">
            <w:pPr>
              <w:rPr>
                <w:rFonts w:asciiTheme="minorHAnsi" w:hAnsiTheme="minorHAnsi" w:cstheme="minorHAnsi"/>
              </w:rPr>
            </w:pPr>
          </w:p>
          <w:p w14:paraId="11B362F4" w14:textId="77777777" w:rsidR="00595DD4" w:rsidRPr="006E4B9E" w:rsidRDefault="00595DD4" w:rsidP="009A0BD9">
            <w:pPr>
              <w:rPr>
                <w:rFonts w:asciiTheme="minorHAnsi" w:hAnsiTheme="minorHAnsi" w:cstheme="minorHAnsi"/>
              </w:rPr>
            </w:pPr>
          </w:p>
          <w:p w14:paraId="29E7F63F" w14:textId="77777777" w:rsidR="00595DD4" w:rsidRPr="006E4B9E" w:rsidRDefault="00595DD4" w:rsidP="009A0BD9">
            <w:pPr>
              <w:rPr>
                <w:rFonts w:asciiTheme="minorHAnsi" w:hAnsiTheme="minorHAnsi" w:cstheme="minorHAnsi"/>
              </w:rPr>
            </w:pPr>
          </w:p>
          <w:p w14:paraId="42DE8CED" w14:textId="77777777" w:rsidR="00595DD4" w:rsidRPr="006E4B9E" w:rsidRDefault="00595DD4" w:rsidP="009A0BD9">
            <w:pPr>
              <w:rPr>
                <w:rFonts w:asciiTheme="minorHAnsi" w:hAnsiTheme="minorHAnsi" w:cstheme="minorHAnsi"/>
              </w:rPr>
            </w:pPr>
          </w:p>
          <w:p w14:paraId="6ED14938" w14:textId="77777777" w:rsidR="00595DD4" w:rsidRPr="006E4B9E" w:rsidRDefault="00595DD4" w:rsidP="009A0BD9">
            <w:pPr>
              <w:rPr>
                <w:rFonts w:asciiTheme="minorHAnsi" w:hAnsiTheme="minorHAnsi" w:cstheme="minorHAnsi"/>
                <w:sz w:val="20"/>
                <w:szCs w:val="20"/>
              </w:rPr>
            </w:pPr>
          </w:p>
          <w:p w14:paraId="6DF2E379" w14:textId="77777777" w:rsidR="00595DD4" w:rsidRPr="006E4B9E" w:rsidRDefault="00595DD4" w:rsidP="009A0BD9">
            <w:pPr>
              <w:rPr>
                <w:rFonts w:asciiTheme="minorHAnsi" w:hAnsiTheme="minorHAnsi" w:cstheme="minorHAnsi"/>
                <w:sz w:val="20"/>
                <w:szCs w:val="20"/>
              </w:rPr>
            </w:pPr>
          </w:p>
        </w:tc>
        <w:tc>
          <w:tcPr>
            <w:tcW w:w="4239" w:type="pct"/>
          </w:tcPr>
          <w:p w14:paraId="1A0D9C29"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p>
          <w:p w14:paraId="172C8679"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xml:space="preserve">. The results table stores the path to each of the geodata items in the ‘geodata’ field. This table can then be used as an input into any of the other Grid Garage batching tools. If you want to restrict the processing to only </w:t>
            </w:r>
            <w:proofErr w:type="gramStart"/>
            <w:r w:rsidRPr="00862026">
              <w:rPr>
                <w:rFonts w:asciiTheme="minorHAnsi" w:hAnsiTheme="minorHAnsi" w:cstheme="minorHAnsi"/>
                <w:color w:val="000000"/>
                <w:sz w:val="18"/>
                <w:szCs w:val="18"/>
                <w:lang w:val="en-US" w:eastAsia="en-US"/>
              </w:rPr>
              <w:t>selected</w:t>
            </w:r>
            <w:proofErr w:type="gramEnd"/>
            <w:r w:rsidRPr="00862026">
              <w:rPr>
                <w:rFonts w:asciiTheme="minorHAnsi" w:hAnsiTheme="minorHAnsi" w:cstheme="minorHAnsi"/>
                <w:color w:val="000000"/>
                <w:sz w:val="18"/>
                <w:szCs w:val="18"/>
                <w:lang w:val="en-US" w:eastAsia="en-US"/>
              </w:rPr>
              <w:t xml:space="preserve">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222F7E91" w14:textId="77777777" w:rsidR="00595DD4" w:rsidRPr="00862026" w:rsidRDefault="00595DD4" w:rsidP="009A0BD9">
            <w:pPr>
              <w:autoSpaceDE w:val="0"/>
              <w:autoSpaceDN w:val="0"/>
              <w:adjustRightInd w:val="0"/>
              <w:rPr>
                <w:rFonts w:asciiTheme="minorHAnsi" w:hAnsiTheme="minorHAnsi" w:cstheme="minorHAnsi"/>
                <w:color w:val="000000"/>
                <w:sz w:val="18"/>
                <w:szCs w:val="18"/>
                <w:lang w:val="en-US" w:eastAsia="en-US"/>
              </w:rPr>
            </w:pPr>
          </w:p>
          <w:p w14:paraId="51E62796" w14:textId="1B95DB0B" w:rsidR="00595DD4" w:rsidRPr="00861581"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TIP</w:t>
            </w:r>
            <w:r w:rsidR="00ED48E4">
              <w:rPr>
                <w:rFonts w:asciiTheme="minorHAnsi" w:hAnsiTheme="minorHAnsi" w:cstheme="minorHAnsi"/>
                <w:b/>
                <w:color w:val="FF0000"/>
                <w:sz w:val="18"/>
                <w:szCs w:val="18"/>
                <w:lang w:val="en-US" w:eastAsia="en-US"/>
              </w:rPr>
              <w:t xml:space="preserve"> #1</w:t>
            </w:r>
            <w:r w:rsidRPr="00D12309">
              <w:rPr>
                <w:rFonts w:asciiTheme="minorHAnsi" w:hAnsiTheme="minorHAnsi" w:cstheme="minorHAnsi"/>
                <w:b/>
                <w:color w:val="FF0000"/>
                <w:sz w:val="18"/>
                <w:szCs w:val="18"/>
                <w:lang w:val="en-US" w:eastAsia="en-US"/>
              </w:rPr>
              <w:t xml:space="preserve">: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0589966A" w14:textId="77777777" w:rsidR="00595DD4" w:rsidRDefault="00595DD4" w:rsidP="009A0BD9">
            <w:pPr>
              <w:rPr>
                <w:rFonts w:asciiTheme="minorHAnsi" w:hAnsiTheme="minorHAnsi" w:cstheme="minorHAnsi"/>
                <w:sz w:val="18"/>
                <w:szCs w:val="18"/>
              </w:rPr>
            </w:pPr>
          </w:p>
          <w:p w14:paraId="37799557" w14:textId="32C3D71A" w:rsidR="00ED48E4" w:rsidRPr="00861581" w:rsidRDefault="00ED48E4" w:rsidP="00ED48E4">
            <w:pPr>
              <w:autoSpaceDE w:val="0"/>
              <w:autoSpaceDN w:val="0"/>
              <w:adjustRightInd w:val="0"/>
              <w:rPr>
                <w:rFonts w:asciiTheme="minorHAnsi" w:hAnsiTheme="minorHAnsi" w:cstheme="minorHAnsi"/>
                <w:color w:val="000000"/>
                <w:sz w:val="18"/>
                <w:szCs w:val="18"/>
                <w:lang w:val="en-US" w:eastAsia="en-US"/>
              </w:rPr>
            </w:pPr>
            <w:bookmarkStart w:id="135" w:name="_GoBack"/>
            <w:r w:rsidRPr="00D12309">
              <w:rPr>
                <w:rFonts w:asciiTheme="minorHAnsi" w:hAnsiTheme="minorHAnsi" w:cstheme="minorHAnsi"/>
                <w:b/>
                <w:color w:val="FF0000"/>
                <w:sz w:val="18"/>
                <w:szCs w:val="18"/>
                <w:lang w:val="en-US" w:eastAsia="en-US"/>
              </w:rPr>
              <w:t>TIP</w:t>
            </w:r>
            <w:r>
              <w:rPr>
                <w:rFonts w:asciiTheme="minorHAnsi" w:hAnsiTheme="minorHAnsi" w:cstheme="minorHAnsi"/>
                <w:b/>
                <w:color w:val="FF0000"/>
                <w:sz w:val="18"/>
                <w:szCs w:val="18"/>
                <w:lang w:val="en-US" w:eastAsia="en-US"/>
              </w:rPr>
              <w:t xml:space="preserve"> </w:t>
            </w:r>
            <w:r>
              <w:rPr>
                <w:rFonts w:asciiTheme="minorHAnsi" w:hAnsiTheme="minorHAnsi" w:cstheme="minorHAnsi"/>
                <w:b/>
                <w:color w:val="FF0000"/>
                <w:sz w:val="18"/>
                <w:szCs w:val="18"/>
                <w:lang w:val="en-US" w:eastAsia="en-US"/>
              </w:rPr>
              <w:t>#2</w:t>
            </w:r>
            <w:r w:rsidRPr="00D12309">
              <w:rPr>
                <w:rFonts w:asciiTheme="minorHAnsi" w:hAnsiTheme="minorHAnsi" w:cstheme="minorHAnsi"/>
                <w:b/>
                <w:color w:val="FF0000"/>
                <w:sz w:val="18"/>
                <w:szCs w:val="18"/>
                <w:lang w:val="en-US" w:eastAsia="en-US"/>
              </w:rPr>
              <w:t xml:space="preserve">: </w:t>
            </w:r>
            <w:r>
              <w:rPr>
                <w:rFonts w:asciiTheme="minorHAnsi" w:hAnsiTheme="minorHAnsi" w:cstheme="minorHAnsi"/>
                <w:i/>
                <w:color w:val="000000"/>
                <w:sz w:val="18"/>
                <w:szCs w:val="18"/>
                <w:lang w:val="en-US" w:eastAsia="en-US"/>
              </w:rPr>
              <w:t>Be aware that different computers may map network folders to different drive letters.  This would mean that the path to the geodata reported in the results table would not work in a GG tool run on a different computer where the folders are mapped to a different drive letter.</w:t>
            </w:r>
          </w:p>
          <w:bookmarkEnd w:id="135"/>
          <w:p w14:paraId="09450265" w14:textId="77777777" w:rsidR="00ED48E4" w:rsidRPr="00861581" w:rsidRDefault="00ED48E4" w:rsidP="009A0BD9">
            <w:pPr>
              <w:rPr>
                <w:rFonts w:asciiTheme="minorHAnsi" w:hAnsiTheme="minorHAnsi" w:cstheme="minorHAnsi"/>
                <w:sz w:val="18"/>
                <w:szCs w:val="18"/>
              </w:rPr>
            </w:pPr>
          </w:p>
          <w:p w14:paraId="0A5C09B9" w14:textId="77777777" w:rsidR="00595DD4" w:rsidRPr="00861581" w:rsidRDefault="00595DD4" w:rsidP="009A0BD9">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Pr="00861581">
              <w:rPr>
                <w:rFonts w:asciiTheme="minorHAnsi" w:hAnsiTheme="minorHAnsi" w:cstheme="minorHAnsi"/>
                <w:sz w:val="18"/>
                <w:szCs w:val="18"/>
              </w:rPr>
              <w:t xml:space="preserve"> You can navigate to and add one or more workspaces, i.e. folders or geodatabases, to search for data.</w:t>
            </w:r>
          </w:p>
          <w:p w14:paraId="07EDADF1" w14:textId="77777777" w:rsidR="00595DD4" w:rsidRPr="00861581" w:rsidRDefault="00595DD4" w:rsidP="009A0BD9">
            <w:pPr>
              <w:rPr>
                <w:rFonts w:asciiTheme="minorHAnsi" w:hAnsiTheme="minorHAnsi" w:cstheme="minorHAnsi"/>
                <w:sz w:val="18"/>
                <w:szCs w:val="18"/>
              </w:rPr>
            </w:pPr>
          </w:p>
          <w:p w14:paraId="44369EB6" w14:textId="77777777" w:rsidR="00595DD4" w:rsidRPr="00861581" w:rsidRDefault="00595DD4" w:rsidP="009A0BD9">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Data Types:</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7E7393BD" w14:textId="77777777" w:rsidR="00595DD4" w:rsidRPr="00861581" w:rsidRDefault="00595DD4" w:rsidP="009A0BD9">
            <w:pPr>
              <w:rPr>
                <w:rFonts w:asciiTheme="minorHAnsi" w:eastAsiaTheme="minorHAnsi" w:hAnsiTheme="minorHAnsi" w:cstheme="minorHAnsi"/>
                <w:color w:val="000000"/>
                <w:sz w:val="18"/>
                <w:szCs w:val="18"/>
                <w:lang w:val="en-US" w:eastAsia="en-US"/>
              </w:rPr>
            </w:pPr>
          </w:p>
          <w:p w14:paraId="32F7C1E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5D5B74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52E4A66F"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28D1DE6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64D9C04" w14:textId="1E1FE1A1"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TIP</w:t>
            </w:r>
            <w:r w:rsidR="00ED48E4">
              <w:rPr>
                <w:rFonts w:asciiTheme="minorHAnsi" w:hAnsiTheme="minorHAnsi" w:cstheme="minorHAnsi"/>
                <w:b/>
                <w:color w:val="FF0000"/>
                <w:sz w:val="18"/>
                <w:szCs w:val="18"/>
                <w:lang w:val="en-US" w:eastAsia="en-US"/>
              </w:rPr>
              <w:t xml:space="preserve"> #3</w:t>
            </w:r>
            <w:r w:rsidRPr="00D12309">
              <w:rPr>
                <w:rFonts w:asciiTheme="minorHAnsi" w:hAnsiTheme="minorHAnsi" w:cstheme="minorHAnsi"/>
                <w:b/>
                <w:color w:val="FF0000"/>
                <w:sz w:val="18"/>
                <w:szCs w:val="18"/>
                <w:lang w:val="en-US" w:eastAsia="en-US"/>
              </w:rPr>
              <w:t xml:space="preserve">: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A66F85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B51952C"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23D4669E"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67186A1"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D12309">
              <w:rPr>
                <w:rFonts w:asciiTheme="minorHAnsi" w:hAnsiTheme="minorHAnsi" w:cstheme="minorHAnsi"/>
                <w:b/>
                <w:color w:val="000000"/>
                <w:sz w:val="18"/>
                <w:szCs w:val="18"/>
                <w:lang w:val="en-US" w:eastAsia="en-US"/>
              </w:rPr>
              <w:t>SearchGeodataTool_date_time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C46900C" w14:textId="77777777" w:rsidR="00595DD4" w:rsidRPr="006E4B9E" w:rsidRDefault="00595DD4" w:rsidP="009A0BD9">
            <w:pPr>
              <w:rPr>
                <w:rFonts w:asciiTheme="minorHAnsi" w:hAnsiTheme="minorHAnsi" w:cstheme="minorHAnsi"/>
                <w:sz w:val="18"/>
                <w:szCs w:val="18"/>
              </w:rPr>
            </w:pPr>
          </w:p>
          <w:p w14:paraId="6A111A16" w14:textId="77777777" w:rsidR="00595DD4" w:rsidRPr="006E4B9E" w:rsidRDefault="00595DD4" w:rsidP="009A0BD9">
            <w:pPr>
              <w:rPr>
                <w:rFonts w:asciiTheme="minorHAnsi" w:hAnsiTheme="minorHAnsi" w:cstheme="minorHAnsi"/>
                <w:sz w:val="18"/>
                <w:szCs w:val="18"/>
              </w:rPr>
            </w:pPr>
            <w:r>
              <w:rPr>
                <w:noProof/>
              </w:rPr>
              <w:lastRenderedPageBreak/>
              <w:drawing>
                <wp:inline distT="0" distB="0" distL="0" distR="0" wp14:anchorId="7805672C" wp14:editId="025403CA">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70688" cy="874861"/>
                          </a:xfrm>
                          <a:prstGeom prst="rect">
                            <a:avLst/>
                          </a:prstGeom>
                        </pic:spPr>
                      </pic:pic>
                    </a:graphicData>
                  </a:graphic>
                </wp:inline>
              </w:drawing>
            </w:r>
          </w:p>
          <w:p w14:paraId="2D22B667" w14:textId="77777777" w:rsidR="00595DD4" w:rsidRPr="006E4B9E" w:rsidRDefault="00595DD4" w:rsidP="009A0BD9">
            <w:pPr>
              <w:rPr>
                <w:rFonts w:asciiTheme="minorHAnsi" w:hAnsiTheme="minorHAnsi" w:cstheme="minorHAnsi"/>
                <w:sz w:val="18"/>
                <w:szCs w:val="18"/>
              </w:rPr>
            </w:pPr>
          </w:p>
          <w:p w14:paraId="27BC634A" w14:textId="77777777" w:rsidR="00595DD4" w:rsidRPr="002D2336" w:rsidRDefault="00943AA9" w:rsidP="009A0BD9">
            <w:pPr>
              <w:spacing w:after="12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tc>
      </w:tr>
    </w:tbl>
    <w:p w14:paraId="20A76D7E" w14:textId="77777777" w:rsidR="00595DD4" w:rsidRDefault="00595DD4" w:rsidP="00595DD4"/>
    <w:p w14:paraId="7799B20F" w14:textId="77777777" w:rsidR="00595DD4" w:rsidRPr="008D78B4" w:rsidRDefault="00595DD4" w:rsidP="00595DD4">
      <w:pPr>
        <w:pStyle w:val="Heading3"/>
      </w:pPr>
      <w:bookmarkStart w:id="136" w:name="_Geodata_&gt;_Select"/>
      <w:bookmarkStart w:id="137" w:name="_Toc476903410"/>
      <w:bookmarkEnd w:id="136"/>
      <w:r>
        <w:t>Geodata &gt; Select</w:t>
      </w:r>
      <w:bookmarkEnd w:id="137"/>
    </w:p>
    <w:tbl>
      <w:tblPr>
        <w:tblStyle w:val="TableGrid"/>
        <w:tblW w:w="5000" w:type="pct"/>
        <w:tblLook w:val="04A0" w:firstRow="1" w:lastRow="0" w:firstColumn="1" w:lastColumn="0" w:noHBand="0" w:noVBand="1"/>
      </w:tblPr>
      <w:tblGrid>
        <w:gridCol w:w="3276"/>
        <w:gridCol w:w="10672"/>
      </w:tblGrid>
      <w:tr w:rsidR="00595DD4" w:rsidRPr="00194F8B" w14:paraId="4406A287" w14:textId="77777777" w:rsidTr="009A0BD9">
        <w:trPr>
          <w:tblHeader/>
        </w:trPr>
        <w:tc>
          <w:tcPr>
            <w:tcW w:w="862" w:type="pct"/>
          </w:tcPr>
          <w:p w14:paraId="5E50F2CB"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627F2DA3"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A57E52B" w14:textId="77777777" w:rsidTr="009A0BD9">
        <w:tc>
          <w:tcPr>
            <w:tcW w:w="862" w:type="pct"/>
          </w:tcPr>
          <w:p w14:paraId="4D95E67D" w14:textId="77777777" w:rsidR="00595DD4" w:rsidRPr="00194F8B" w:rsidRDefault="00595DD4" w:rsidP="009A0BD9">
            <w:pPr>
              <w:rPr>
                <w:rFonts w:asciiTheme="minorHAnsi" w:hAnsiTheme="minorHAnsi" w:cstheme="minorHAnsi"/>
                <w:sz w:val="18"/>
                <w:szCs w:val="18"/>
              </w:rPr>
            </w:pPr>
          </w:p>
          <w:p w14:paraId="0AB83443" w14:textId="717C4345"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3408" behindDoc="0" locked="0" layoutInCell="1" allowOverlap="1" wp14:anchorId="2010E1AE" wp14:editId="5B0CB7CB">
                      <wp:simplePos x="0" y="0"/>
                      <wp:positionH relativeFrom="column">
                        <wp:posOffset>346710</wp:posOffset>
                      </wp:positionH>
                      <wp:positionV relativeFrom="paragraph">
                        <wp:posOffset>2057631</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02CE4AC" id="Oval 22" o:spid="_x0000_s1026" style="position:absolute;margin-left:27.3pt;margin-top:162pt;width:83.25pt;height:19.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" filled="f" strokecolor="red" strokeweight="2pt"/>
                  </w:pict>
                </mc:Fallback>
              </mc:AlternateContent>
            </w:r>
            <w:r w:rsidR="00104A69">
              <w:rPr>
                <w:noProof/>
              </w:rPr>
              <w:drawing>
                <wp:inline distT="0" distB="0" distL="0" distR="0" wp14:anchorId="472DA6A0" wp14:editId="3D5E2C01">
                  <wp:extent cx="1933575" cy="242887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3575" cy="2428875"/>
                          </a:xfrm>
                          <a:prstGeom prst="rect">
                            <a:avLst/>
                          </a:prstGeom>
                        </pic:spPr>
                      </pic:pic>
                    </a:graphicData>
                  </a:graphic>
                </wp:inline>
              </w:drawing>
            </w:r>
          </w:p>
          <w:p w14:paraId="57B9A290" w14:textId="77777777" w:rsidR="00595DD4" w:rsidRPr="00194F8B" w:rsidRDefault="00595DD4" w:rsidP="009A0BD9">
            <w:pPr>
              <w:rPr>
                <w:rFonts w:asciiTheme="minorHAnsi" w:hAnsiTheme="minorHAnsi" w:cstheme="minorHAnsi"/>
                <w:sz w:val="18"/>
                <w:szCs w:val="18"/>
              </w:rPr>
            </w:pPr>
          </w:p>
          <w:p w14:paraId="079E5F4F" w14:textId="77777777" w:rsidR="00595DD4" w:rsidRPr="00194F8B" w:rsidRDefault="00595DD4" w:rsidP="009A0BD9">
            <w:pPr>
              <w:rPr>
                <w:rFonts w:asciiTheme="minorHAnsi" w:hAnsiTheme="minorHAnsi" w:cstheme="minorHAnsi"/>
                <w:sz w:val="18"/>
                <w:szCs w:val="18"/>
              </w:rPr>
            </w:pPr>
          </w:p>
          <w:p w14:paraId="61BB09E0" w14:textId="77777777" w:rsidR="00595DD4" w:rsidRPr="00194F8B" w:rsidRDefault="00595DD4" w:rsidP="009A0BD9">
            <w:pPr>
              <w:rPr>
                <w:rFonts w:asciiTheme="minorHAnsi" w:hAnsiTheme="minorHAnsi" w:cstheme="minorHAnsi"/>
                <w:sz w:val="18"/>
                <w:szCs w:val="18"/>
              </w:rPr>
            </w:pPr>
          </w:p>
        </w:tc>
        <w:tc>
          <w:tcPr>
            <w:tcW w:w="4138" w:type="pct"/>
          </w:tcPr>
          <w:p w14:paraId="5F76CEB5" w14:textId="77777777" w:rsidR="00595DD4" w:rsidRDefault="00595DD4" w:rsidP="009A0BD9">
            <w:pPr>
              <w:rPr>
                <w:rFonts w:asciiTheme="minorHAnsi" w:hAnsiTheme="minorHAnsi" w:cstheme="minorHAnsi"/>
                <w:sz w:val="18"/>
                <w:szCs w:val="18"/>
              </w:rPr>
            </w:pPr>
          </w:p>
          <w:p w14:paraId="6BE4EB04" w14:textId="4DDFC808" w:rsidR="00595DD4" w:rsidRPr="00A90364" w:rsidRDefault="00595DD4" w:rsidP="009A0BD9">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Pr>
                <w:rFonts w:asciiTheme="minorHAnsi" w:hAnsiTheme="minorHAnsi" w:cstheme="minorHAnsi"/>
                <w:i/>
                <w:sz w:val="18"/>
                <w:szCs w:val="18"/>
              </w:rPr>
              <w:t>Geodata &gt; Search</w:t>
            </w:r>
            <w:r w:rsidR="00834621">
              <w:rPr>
                <w:rFonts w:asciiTheme="minorHAnsi" w:hAnsiTheme="minorHAnsi" w:cstheme="minorHAnsi"/>
                <w:i/>
                <w:sz w:val="18"/>
                <w:szCs w:val="18"/>
              </w:rPr>
              <w:t>’</w:t>
            </w:r>
            <w:r>
              <w:rPr>
                <w:rFonts w:asciiTheme="minorHAnsi" w:hAnsiTheme="minorHAnsi" w:cstheme="minorHAnsi"/>
                <w:i/>
                <w:sz w:val="18"/>
                <w:szCs w:val="18"/>
              </w:rPr>
              <w:t xml:space="preserve">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4818DC8F" w14:textId="77777777" w:rsidR="00595DD4" w:rsidRPr="00431157" w:rsidRDefault="00595DD4" w:rsidP="009A0BD9">
            <w:pPr>
              <w:rPr>
                <w:rFonts w:asciiTheme="minorHAnsi" w:hAnsiTheme="minorHAnsi" w:cstheme="minorHAnsi"/>
                <w:sz w:val="18"/>
                <w:szCs w:val="18"/>
              </w:rPr>
            </w:pPr>
          </w:p>
          <w:p w14:paraId="7CD22732"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sidRPr="00431157">
              <w:rPr>
                <w:rFonts w:asciiTheme="minorHAnsi" w:hAnsiTheme="minorHAnsi" w:cstheme="minorHAnsi"/>
                <w:color w:val="000000"/>
                <w:sz w:val="18"/>
                <w:szCs w:val="18"/>
                <w:lang w:val="en-US" w:eastAsia="en-US"/>
              </w:rPr>
              <w:t xml:space="preserve">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w:t>
            </w:r>
            <w:proofErr w:type="gramStart"/>
            <w:r w:rsidRPr="00431157">
              <w:rPr>
                <w:rFonts w:asciiTheme="minorHAnsi" w:hAnsiTheme="minorHAnsi" w:cstheme="minorHAnsi"/>
                <w:color w:val="000000"/>
                <w:sz w:val="18"/>
                <w:szCs w:val="18"/>
                <w:lang w:val="en-US" w:eastAsia="en-US"/>
              </w:rPr>
              <w:t>selected</w:t>
            </w:r>
            <w:proofErr w:type="gramEnd"/>
            <w:r w:rsidRPr="00431157">
              <w:rPr>
                <w:rFonts w:asciiTheme="minorHAnsi" w:hAnsiTheme="minorHAnsi" w:cstheme="minorHAnsi"/>
                <w:color w:val="000000"/>
                <w:sz w:val="18"/>
                <w:szCs w:val="18"/>
                <w:lang w:val="en-US" w:eastAsia="en-US"/>
              </w:rPr>
              <w:t xml:space="preserve"> rows (geodata items) then you need to ensure the ‘Output Workspace’ is a ‘file geodatabase’, or GDB</w:t>
            </w:r>
            <w:r w:rsidRPr="00862026">
              <w:rPr>
                <w:rFonts w:asciiTheme="minorHAnsi" w:hAnsiTheme="minorHAnsi" w:cstheme="minorHAnsi"/>
                <w:color w:val="000000"/>
                <w:sz w:val="18"/>
                <w:szCs w:val="18"/>
                <w:lang w:val="en-US" w:eastAsia="en-US"/>
              </w:rPr>
              <w:t>. If you choose a folder for the Output Workspace then the output table will be written to a comma-delimited (CSV) text file which will not allow you to select rows for processing when using the table as input for Grid Garage tools.</w:t>
            </w:r>
          </w:p>
          <w:p w14:paraId="7C2D2C38" w14:textId="77777777" w:rsidR="00595DD4" w:rsidRPr="00861581" w:rsidRDefault="00595DD4" w:rsidP="009A0BD9">
            <w:pPr>
              <w:rPr>
                <w:rFonts w:asciiTheme="minorHAnsi" w:hAnsiTheme="minorHAnsi" w:cstheme="minorHAnsi"/>
                <w:sz w:val="18"/>
                <w:szCs w:val="18"/>
              </w:rPr>
            </w:pPr>
          </w:p>
          <w:p w14:paraId="6C065A66" w14:textId="77777777" w:rsidR="00595DD4" w:rsidRDefault="00595DD4" w:rsidP="009A0BD9">
            <w:pPr>
              <w:autoSpaceDE w:val="0"/>
              <w:autoSpaceDN w:val="0"/>
              <w:adjustRightInd w:val="0"/>
              <w:rPr>
                <w:rFonts w:asciiTheme="minorHAnsi" w:hAnsiTheme="minorHAnsi" w:cstheme="minorHAnsi"/>
                <w:b/>
                <w:sz w:val="18"/>
                <w:szCs w:val="18"/>
              </w:rPr>
            </w:pPr>
            <w:r>
              <w:rPr>
                <w:rFonts w:asciiTheme="minorHAnsi" w:hAnsiTheme="minorHAnsi" w:cstheme="minorHAnsi"/>
                <w:b/>
                <w:sz w:val="18"/>
                <w:szCs w:val="18"/>
              </w:rPr>
              <w:t>Select Geodata</w:t>
            </w:r>
            <w:r w:rsidRPr="00861581">
              <w:rPr>
                <w:rFonts w:asciiTheme="minorHAnsi" w:hAnsiTheme="minorHAnsi" w:cstheme="minorHAnsi"/>
                <w:b/>
                <w:sz w:val="18"/>
                <w:szCs w:val="18"/>
              </w:rPr>
              <w:t xml:space="preserve">: </w:t>
            </w:r>
            <w:r w:rsidRPr="00431157">
              <w:rPr>
                <w:rFonts w:asciiTheme="minorHAnsi" w:hAnsiTheme="minorHAnsi" w:cstheme="minorHAnsi"/>
                <w:sz w:val="18"/>
                <w:szCs w:val="18"/>
              </w:rPr>
              <w:t>Use the folder icon to browse to the geodata you want to include in the new items table</w:t>
            </w:r>
            <w:r>
              <w:rPr>
                <w:rFonts w:asciiTheme="minorHAnsi" w:hAnsiTheme="minorHAnsi" w:cstheme="minorHAnsi"/>
                <w:sz w:val="18"/>
                <w:szCs w:val="18"/>
              </w:rPr>
              <w:t>.</w:t>
            </w:r>
          </w:p>
          <w:p w14:paraId="4AC6F736" w14:textId="77777777" w:rsidR="00595DD4" w:rsidRDefault="00595DD4" w:rsidP="009A0BD9">
            <w:pPr>
              <w:autoSpaceDE w:val="0"/>
              <w:autoSpaceDN w:val="0"/>
              <w:adjustRightInd w:val="0"/>
              <w:rPr>
                <w:rFonts w:asciiTheme="minorHAnsi" w:hAnsiTheme="minorHAnsi" w:cstheme="minorHAnsi"/>
                <w:b/>
                <w:sz w:val="18"/>
                <w:szCs w:val="18"/>
              </w:rPr>
            </w:pPr>
          </w:p>
          <w:p w14:paraId="4E06ABB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70F6177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BEF32D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127DDFF0"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0204A367" w14:textId="2268EC34"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06FD562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3FDEBE55" w14:textId="77777777" w:rsidR="00595DD4"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 xml:space="preserve">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t>
            </w:r>
            <w:r w:rsidRPr="00D12309">
              <w:rPr>
                <w:rFonts w:asciiTheme="minorHAnsi" w:hAnsiTheme="minorHAnsi" w:cstheme="minorHAnsi"/>
                <w:color w:val="000000"/>
                <w:sz w:val="18"/>
                <w:szCs w:val="18"/>
                <w:lang w:val="en-US" w:eastAsia="en-US"/>
              </w:rPr>
              <w:lastRenderedPageBreak/>
              <w:t>written to a comma-delimited (CSV) text file which will not allow you to select rows for processing when using the table as input for other Grid Garage Tools.</w:t>
            </w:r>
          </w:p>
          <w:p w14:paraId="5F389B2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19A45739"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D12309">
              <w:rPr>
                <w:rFonts w:asciiTheme="minorHAnsi" w:hAnsiTheme="minorHAnsi" w:cstheme="minorHAnsi"/>
                <w:b/>
                <w:color w:val="000000"/>
                <w:sz w:val="18"/>
                <w:szCs w:val="18"/>
                <w:lang w:val="en-US" w:eastAsia="en-US"/>
              </w:rPr>
              <w:t>S</w:t>
            </w:r>
            <w:r>
              <w:rPr>
                <w:rFonts w:asciiTheme="minorHAnsi" w:hAnsiTheme="minorHAnsi" w:cstheme="minorHAnsi"/>
                <w:b/>
                <w:color w:val="000000"/>
                <w:sz w:val="18"/>
                <w:szCs w:val="18"/>
                <w:lang w:val="en-US" w:eastAsia="en-US"/>
              </w:rPr>
              <w:t>elect</w:t>
            </w:r>
            <w:r w:rsidRPr="00D12309">
              <w:rPr>
                <w:rFonts w:asciiTheme="minorHAnsi" w:hAnsiTheme="minorHAnsi" w:cstheme="minorHAnsi"/>
                <w:b/>
                <w:color w:val="000000"/>
                <w:sz w:val="18"/>
                <w:szCs w:val="18"/>
                <w:lang w:val="en-US" w:eastAsia="en-US"/>
              </w:rPr>
              <w:t>GeodataTool_date_time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0B2E073" w14:textId="77777777" w:rsidR="00595DD4" w:rsidRPr="00057499" w:rsidRDefault="00943AA9" w:rsidP="009A0BD9">
            <w:pPr>
              <w:jc w:val="right"/>
              <w:rPr>
                <w:rFonts w:asciiTheme="minorHAnsi" w:hAnsiTheme="minorHAnsi" w:cstheme="minorHAnsi"/>
                <w:sz w:val="18"/>
                <w:szCs w:val="18"/>
              </w:rPr>
            </w:pPr>
            <w:hyperlink w:anchor="_Summary_of_Grid" w:history="1">
              <w:r w:rsidR="00595DD4" w:rsidRPr="00057499">
                <w:rPr>
                  <w:rStyle w:val="Hyperlink"/>
                  <w:rFonts w:asciiTheme="minorHAnsi" w:hAnsiTheme="minorHAnsi" w:cstheme="minorHAnsi"/>
                  <w:sz w:val="18"/>
                  <w:szCs w:val="18"/>
                </w:rPr>
                <w:t>Link back to Summary of Grid Garage Tools</w:t>
              </w:r>
            </w:hyperlink>
          </w:p>
          <w:p w14:paraId="79598533" w14:textId="77777777" w:rsidR="00595DD4" w:rsidRPr="00057499" w:rsidRDefault="00595DD4" w:rsidP="009A0BD9">
            <w:pPr>
              <w:rPr>
                <w:rFonts w:asciiTheme="minorHAnsi" w:hAnsiTheme="minorHAnsi" w:cstheme="minorHAnsi"/>
                <w:b/>
                <w:sz w:val="18"/>
                <w:szCs w:val="18"/>
              </w:rPr>
            </w:pPr>
          </w:p>
        </w:tc>
      </w:tr>
    </w:tbl>
    <w:p w14:paraId="18FF9557" w14:textId="77777777" w:rsidR="00595DD4" w:rsidRDefault="00595DD4" w:rsidP="00595DD4"/>
    <w:p w14:paraId="04F937F8" w14:textId="4B08D2CB" w:rsidR="003343EF" w:rsidRDefault="00595DD4" w:rsidP="00641F8D">
      <w:r>
        <w:br w:type="page"/>
      </w:r>
      <w:bookmarkStart w:id="138" w:name="_1.1_Search_for"/>
      <w:bookmarkStart w:id="139" w:name="_1.2_Describe_Geodata"/>
      <w:bookmarkStart w:id="140" w:name="_1.3_Display_Items"/>
      <w:bookmarkStart w:id="141" w:name="_1.4_Select_Manually"/>
      <w:bookmarkStart w:id="142" w:name="_1.5_Merge_Lists"/>
      <w:bookmarkEnd w:id="24"/>
      <w:bookmarkEnd w:id="25"/>
      <w:bookmarkEnd w:id="138"/>
      <w:bookmarkEnd w:id="139"/>
      <w:bookmarkEnd w:id="140"/>
      <w:bookmarkEnd w:id="141"/>
      <w:bookmarkEnd w:id="142"/>
    </w:p>
    <w:p w14:paraId="7AE9A6AB" w14:textId="0520CD3D" w:rsidR="00552B52" w:rsidRDefault="003F321C" w:rsidP="00552B52">
      <w:pPr>
        <w:pStyle w:val="Heading2"/>
      </w:pPr>
      <w:bookmarkStart w:id="143" w:name="_Toc476903411"/>
      <w:r>
        <w:lastRenderedPageBreak/>
        <w:t>Raster Operations</w:t>
      </w:r>
      <w:bookmarkEnd w:id="143"/>
    </w:p>
    <w:p w14:paraId="46739A8D" w14:textId="77777777" w:rsidR="00595DD4" w:rsidRPr="008D78B4" w:rsidRDefault="00595DD4" w:rsidP="00595DD4">
      <w:pPr>
        <w:pStyle w:val="Heading3"/>
      </w:pPr>
      <w:bookmarkStart w:id="144" w:name="_Raster_&gt;_Aggregate"/>
      <w:bookmarkStart w:id="145" w:name="_Toc476903412"/>
      <w:bookmarkEnd w:id="144"/>
      <w:r>
        <w:t>Raster &gt;</w:t>
      </w:r>
      <w:r w:rsidRPr="00163E5B">
        <w:t xml:space="preserve"> Aggregate</w:t>
      </w:r>
      <w:bookmarkEnd w:id="145"/>
    </w:p>
    <w:tbl>
      <w:tblPr>
        <w:tblStyle w:val="TableGrid"/>
        <w:tblW w:w="0" w:type="auto"/>
        <w:tblLook w:val="04A0" w:firstRow="1" w:lastRow="0" w:firstColumn="1" w:lastColumn="0" w:noHBand="0" w:noVBand="1"/>
      </w:tblPr>
      <w:tblGrid>
        <w:gridCol w:w="3186"/>
        <w:gridCol w:w="10762"/>
      </w:tblGrid>
      <w:tr w:rsidR="00595DD4" w:rsidRPr="00290089" w14:paraId="4DD44D89" w14:textId="77777777" w:rsidTr="00641F8D">
        <w:trPr>
          <w:tblHeader/>
        </w:trPr>
        <w:tc>
          <w:tcPr>
            <w:tcW w:w="3036" w:type="dxa"/>
          </w:tcPr>
          <w:p w14:paraId="5BFCF5E7" w14:textId="77777777" w:rsidR="00595DD4" w:rsidRPr="00290089" w:rsidRDefault="00595DD4" w:rsidP="009A0BD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1272813A" w14:textId="77777777" w:rsidR="00595DD4" w:rsidRPr="00290089" w:rsidRDefault="00595DD4" w:rsidP="009A0BD9">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95DD4" w:rsidRPr="00290089" w14:paraId="7A958677" w14:textId="77777777" w:rsidTr="009A0BD9">
        <w:tc>
          <w:tcPr>
            <w:tcW w:w="3036" w:type="dxa"/>
          </w:tcPr>
          <w:p w14:paraId="64AF54D6" w14:textId="77777777" w:rsidR="00595DD4" w:rsidRPr="00290089" w:rsidRDefault="00595DD4" w:rsidP="009A0BD9">
            <w:pPr>
              <w:rPr>
                <w:rFonts w:asciiTheme="minorHAnsi" w:hAnsiTheme="minorHAnsi" w:cstheme="minorHAnsi"/>
                <w:sz w:val="18"/>
                <w:szCs w:val="18"/>
              </w:rPr>
            </w:pPr>
          </w:p>
          <w:p w14:paraId="35568E4E" w14:textId="1E7FF600" w:rsidR="00595DD4" w:rsidRDefault="00CD629A" w:rsidP="009A0BD9">
            <w:pPr>
              <w:rPr>
                <w:rFonts w:asciiTheme="minorHAnsi" w:hAnsiTheme="minorHAnsi" w:cstheme="minorHAnsi"/>
                <w:sz w:val="20"/>
                <w:szCs w:val="20"/>
              </w:rPr>
            </w:pPr>
            <w:r w:rsidRPr="008A5E8B">
              <w:rPr>
                <w:rFonts w:asciiTheme="minorHAnsi" w:hAnsiTheme="minorHAnsi" w:cstheme="minorHAnsi"/>
                <w:noProof/>
                <w:sz w:val="18"/>
                <w:szCs w:val="18"/>
              </w:rPr>
              <mc:AlternateContent>
                <mc:Choice Requires="wps">
                  <w:drawing>
                    <wp:anchor distT="0" distB="0" distL="114300" distR="114300" simplePos="0" relativeHeight="251850752" behindDoc="0" locked="0" layoutInCell="1" allowOverlap="1" wp14:anchorId="50325E9E" wp14:editId="54878688">
                      <wp:simplePos x="0" y="0"/>
                      <wp:positionH relativeFrom="column">
                        <wp:posOffset>388505</wp:posOffset>
                      </wp:positionH>
                      <wp:positionV relativeFrom="paragraph">
                        <wp:posOffset>654569</wp:posOffset>
                      </wp:positionV>
                      <wp:extent cx="1045415" cy="288482"/>
                      <wp:effectExtent l="0" t="0" r="21590" b="16510"/>
                      <wp:wrapNone/>
                      <wp:docPr id="128"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328C697" id="Oval 104" o:spid="_x0000_s1026" style="position:absolute;margin-left:30.6pt;margin-top:51.55pt;width:82.3pt;height:22.7pt;z-index:25185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" filled="f" strokecolor="red" strokeweight="2pt"/>
                  </w:pict>
                </mc:Fallback>
              </mc:AlternateContent>
            </w:r>
            <w:r w:rsidR="00104A69">
              <w:rPr>
                <w:noProof/>
              </w:rPr>
              <w:drawing>
                <wp:inline distT="0" distB="0" distL="0" distR="0" wp14:anchorId="21A7EF85" wp14:editId="429C8188">
                  <wp:extent cx="1876425" cy="333375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76425" cy="3333750"/>
                          </a:xfrm>
                          <a:prstGeom prst="rect">
                            <a:avLst/>
                          </a:prstGeom>
                        </pic:spPr>
                      </pic:pic>
                    </a:graphicData>
                  </a:graphic>
                </wp:inline>
              </w:drawing>
            </w:r>
          </w:p>
          <w:p w14:paraId="549E03C7" w14:textId="4CCE97CF" w:rsidR="00595DD4" w:rsidRDefault="00595DD4" w:rsidP="009A0BD9">
            <w:pPr>
              <w:rPr>
                <w:rFonts w:asciiTheme="minorHAnsi" w:hAnsiTheme="minorHAnsi" w:cstheme="minorHAnsi"/>
                <w:sz w:val="20"/>
                <w:szCs w:val="20"/>
              </w:rPr>
            </w:pPr>
          </w:p>
          <w:p w14:paraId="4D03C109" w14:textId="173D1CA0" w:rsidR="00595DD4" w:rsidRDefault="00595DD4" w:rsidP="009A0BD9">
            <w:pPr>
              <w:rPr>
                <w:rFonts w:asciiTheme="minorHAnsi" w:hAnsiTheme="minorHAnsi" w:cstheme="minorHAnsi"/>
                <w:sz w:val="20"/>
                <w:szCs w:val="20"/>
              </w:rPr>
            </w:pPr>
          </w:p>
          <w:p w14:paraId="241144A6" w14:textId="77777777" w:rsidR="00595DD4" w:rsidRDefault="00595DD4" w:rsidP="009A0BD9">
            <w:pPr>
              <w:rPr>
                <w:rFonts w:asciiTheme="minorHAnsi" w:hAnsiTheme="minorHAnsi" w:cstheme="minorHAnsi"/>
                <w:b/>
                <w:sz w:val="18"/>
                <w:szCs w:val="18"/>
              </w:rPr>
            </w:pPr>
          </w:p>
          <w:p w14:paraId="458347A1" w14:textId="77777777" w:rsidR="00595DD4" w:rsidRPr="00290089" w:rsidRDefault="00595DD4" w:rsidP="009A0BD9">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proofErr w:type="gramStart"/>
            <w:r w:rsidRPr="007262E3">
              <w:rPr>
                <w:rFonts w:asciiTheme="minorHAnsi" w:hAnsiTheme="minorHAnsi" w:cstheme="minorHAnsi"/>
                <w:b/>
                <w:i/>
                <w:sz w:val="18"/>
                <w:szCs w:val="18"/>
              </w:rPr>
              <w:t>cont..</w:t>
            </w:r>
            <w:proofErr w:type="gramEnd"/>
          </w:p>
        </w:tc>
        <w:tc>
          <w:tcPr>
            <w:tcW w:w="10851" w:type="dxa"/>
          </w:tcPr>
          <w:p w14:paraId="585FD596" w14:textId="77777777" w:rsidR="00595DD4" w:rsidRPr="00290089" w:rsidRDefault="00595DD4" w:rsidP="009A0BD9">
            <w:pPr>
              <w:rPr>
                <w:rFonts w:asciiTheme="minorHAnsi" w:hAnsiTheme="minorHAnsi" w:cstheme="minorHAnsi"/>
                <w:sz w:val="18"/>
                <w:szCs w:val="18"/>
              </w:rPr>
            </w:pPr>
          </w:p>
          <w:p w14:paraId="6F91BD1F" w14:textId="77777777" w:rsidR="00595DD4" w:rsidRPr="00290089" w:rsidRDefault="00595DD4" w:rsidP="009A0BD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87" w:history="1">
              <w:r w:rsidRPr="00290089">
                <w:rPr>
                  <w:rStyle w:val="Hyperlink"/>
                  <w:rFonts w:asciiTheme="minorHAnsi" w:hAnsiTheme="minorHAnsi" w:cstheme="minorHAnsi"/>
                  <w:sz w:val="18"/>
                  <w:szCs w:val="18"/>
                </w:rPr>
                <w:t>ESRI Help for the ‘Aggregate (Spatial Analyst)’ tool (ArcGIS 10.</w:t>
              </w:r>
              <w:r>
                <w:rPr>
                  <w:rStyle w:val="Hyperlink"/>
                  <w:rFonts w:asciiTheme="minorHAnsi" w:hAnsiTheme="minorHAnsi" w:cstheme="minorHAnsi"/>
                  <w:sz w:val="18"/>
                  <w:szCs w:val="18"/>
                </w:rPr>
                <w:t>4</w:t>
              </w:r>
              <w:r w:rsidRPr="00290089">
                <w:rPr>
                  <w:rStyle w:val="Hyperlink"/>
                  <w:rFonts w:asciiTheme="minorHAnsi" w:hAnsiTheme="minorHAnsi" w:cstheme="minorHAnsi"/>
                  <w:sz w:val="18"/>
                  <w:szCs w:val="18"/>
                </w:rPr>
                <w:t>)</w:t>
              </w:r>
            </w:hyperlink>
            <w:r>
              <w:rPr>
                <w:rFonts w:asciiTheme="minorHAnsi" w:hAnsiTheme="minorHAnsi" w:cstheme="minorHAnsi"/>
                <w:sz w:val="18"/>
                <w:szCs w:val="18"/>
              </w:rPr>
              <w:t>.</w:t>
            </w:r>
          </w:p>
          <w:p w14:paraId="4511421A" w14:textId="77777777" w:rsidR="00595DD4" w:rsidRDefault="00595DD4" w:rsidP="009A0BD9">
            <w:pPr>
              <w:pStyle w:val="NormalWeb"/>
              <w:spacing w:before="0" w:beforeAutospacing="0" w:after="0" w:afterAutospacing="0"/>
              <w:rPr>
                <w:ins w:id="146" w:author="Tom Barrett" w:date="2017-03-28T11:26:00Z"/>
                <w:rFonts w:asciiTheme="minorHAnsi" w:hAnsiTheme="minorHAnsi" w:cstheme="minorHAnsi"/>
                <w:sz w:val="18"/>
                <w:szCs w:val="18"/>
              </w:rPr>
            </w:pPr>
          </w:p>
          <w:p w14:paraId="674359A3" w14:textId="3FE1E365" w:rsidR="0054402E" w:rsidRPr="00861581" w:rsidRDefault="0054402E" w:rsidP="0054402E">
            <w:pPr>
              <w:autoSpaceDE w:val="0"/>
              <w:autoSpaceDN w:val="0"/>
              <w:adjustRightInd w:val="0"/>
              <w:rPr>
                <w:ins w:id="147" w:author="Tom Barrett" w:date="2017-03-28T11:26:00Z"/>
                <w:rFonts w:asciiTheme="minorHAnsi" w:hAnsiTheme="minorHAnsi" w:cstheme="minorHAnsi"/>
                <w:color w:val="000000"/>
                <w:sz w:val="18"/>
                <w:szCs w:val="18"/>
                <w:lang w:val="en-US" w:eastAsia="en-US"/>
              </w:rPr>
            </w:pPr>
            <w:ins w:id="148" w:author="Tom Barrett" w:date="2017-03-28T11:26:00Z">
              <w:r w:rsidRPr="00D12309">
                <w:rPr>
                  <w:rFonts w:asciiTheme="minorHAnsi" w:hAnsiTheme="minorHAnsi" w:cstheme="minorHAnsi"/>
                  <w:b/>
                  <w:color w:val="FF0000"/>
                  <w:sz w:val="18"/>
                  <w:szCs w:val="18"/>
                  <w:lang w:val="en-US" w:eastAsia="en-US"/>
                </w:rPr>
                <w:t xml:space="preserve">TIP: </w:t>
              </w:r>
            </w:ins>
            <w:commentRangeStart w:id="149"/>
            <w:ins w:id="150" w:author="Tom Barrett" w:date="2017-03-28T11:27:00Z">
              <w:r>
                <w:rPr>
                  <w:rFonts w:asciiTheme="minorHAnsi" w:hAnsiTheme="minorHAnsi" w:cstheme="minorHAnsi"/>
                  <w:i/>
                  <w:color w:val="000000"/>
                  <w:sz w:val="18"/>
                  <w:szCs w:val="18"/>
                  <w:lang w:val="en-US" w:eastAsia="en-US"/>
                </w:rPr>
                <w:t>xxx</w:t>
              </w:r>
              <w:commentRangeEnd w:id="149"/>
              <w:r>
                <w:rPr>
                  <w:rStyle w:val="CommentReference"/>
                </w:rPr>
                <w:commentReference w:id="149"/>
              </w:r>
            </w:ins>
          </w:p>
          <w:p w14:paraId="22C43B80" w14:textId="77777777" w:rsidR="0054402E" w:rsidRDefault="0054402E" w:rsidP="009A0BD9">
            <w:pPr>
              <w:pStyle w:val="NormalWeb"/>
              <w:spacing w:before="0" w:beforeAutospacing="0" w:after="0" w:afterAutospacing="0"/>
              <w:rPr>
                <w:ins w:id="151" w:author="Tom Barrett" w:date="2017-03-28T11:26:00Z"/>
                <w:rFonts w:asciiTheme="minorHAnsi" w:hAnsiTheme="minorHAnsi" w:cstheme="minorHAnsi"/>
                <w:sz w:val="18"/>
                <w:szCs w:val="18"/>
              </w:rPr>
            </w:pPr>
          </w:p>
          <w:p w14:paraId="5D2B7564" w14:textId="77777777" w:rsidR="0054402E" w:rsidRPr="00290089" w:rsidRDefault="0054402E" w:rsidP="009A0BD9">
            <w:pPr>
              <w:pStyle w:val="NormalWeb"/>
              <w:spacing w:before="0" w:beforeAutospacing="0" w:after="0" w:afterAutospacing="0"/>
              <w:rPr>
                <w:rFonts w:asciiTheme="minorHAnsi" w:hAnsiTheme="minorHAnsi" w:cstheme="minorHAnsi"/>
                <w:sz w:val="18"/>
                <w:szCs w:val="18"/>
              </w:rPr>
            </w:pPr>
          </w:p>
          <w:p w14:paraId="4221B264" w14:textId="77777777" w:rsidR="00595DD4" w:rsidRPr="004C37F8" w:rsidRDefault="00595DD4"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21C58317" w14:textId="77777777" w:rsidR="00595DD4" w:rsidRPr="004C37F8" w:rsidRDefault="00595DD4" w:rsidP="009A0BD9">
            <w:pPr>
              <w:rPr>
                <w:rFonts w:asciiTheme="minorHAnsi" w:hAnsiTheme="minorHAnsi" w:cstheme="minorHAnsi"/>
                <w:b/>
                <w:sz w:val="18"/>
                <w:szCs w:val="18"/>
              </w:rPr>
            </w:pPr>
          </w:p>
          <w:p w14:paraId="3142DE40" w14:textId="77777777" w:rsidR="00595DD4" w:rsidRPr="004C37F8" w:rsidRDefault="00595DD4"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733B8C58" w14:textId="77777777" w:rsidR="00595DD4" w:rsidRDefault="00595DD4" w:rsidP="009A0BD9">
            <w:pPr>
              <w:rPr>
                <w:rFonts w:asciiTheme="minorHAnsi" w:hAnsiTheme="minorHAnsi" w:cstheme="minorHAnsi"/>
                <w:sz w:val="18"/>
                <w:szCs w:val="18"/>
              </w:rPr>
            </w:pPr>
          </w:p>
          <w:p w14:paraId="52A5EFFC"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Cell </w:t>
            </w:r>
            <w:r>
              <w:rPr>
                <w:rFonts w:asciiTheme="minorHAnsi" w:hAnsiTheme="minorHAnsi" w:cstheme="minorHAnsi"/>
                <w:b/>
                <w:sz w:val="18"/>
                <w:szCs w:val="18"/>
              </w:rPr>
              <w:t xml:space="preserve">Aggregation </w:t>
            </w:r>
            <w:r w:rsidRPr="00290089">
              <w:rPr>
                <w:rFonts w:asciiTheme="minorHAnsi" w:hAnsiTheme="minorHAnsi" w:cstheme="minorHAnsi"/>
                <w:b/>
                <w:sz w:val="18"/>
                <w:szCs w:val="18"/>
              </w:rPr>
              <w:t>Factor:</w:t>
            </w:r>
            <w:r w:rsidRPr="00290089">
              <w:rPr>
                <w:rFonts w:asciiTheme="minorHAnsi" w:hAnsiTheme="minorHAnsi" w:cstheme="minorHAnsi"/>
                <w:sz w:val="18"/>
                <w:szCs w:val="18"/>
              </w:rPr>
              <w:t xml:space="preserve"> The factor by which to multiply the cell size of the input raster to obtain the desired resolution for the output raster. For example, a cell factor value of three would result in an output cell size three times larger than that of the input raster. The value must be an integer greater than 1.</w:t>
            </w:r>
          </w:p>
          <w:p w14:paraId="120E88E2" w14:textId="77777777" w:rsidR="00F01F5A" w:rsidRDefault="00F01F5A" w:rsidP="009A0BD9">
            <w:pPr>
              <w:rPr>
                <w:rFonts w:asciiTheme="minorHAnsi" w:hAnsiTheme="minorHAnsi" w:cstheme="minorHAnsi"/>
                <w:sz w:val="18"/>
                <w:szCs w:val="18"/>
              </w:rPr>
            </w:pPr>
          </w:p>
          <w:p w14:paraId="4B5F0BD2" w14:textId="06507EF3" w:rsidR="00595DD4" w:rsidRPr="00F01F5A" w:rsidRDefault="00F01F5A" w:rsidP="00F01F5A">
            <w:pPr>
              <w:rPr>
                <w:rFonts w:asciiTheme="minorHAnsi" w:hAnsiTheme="minorHAnsi" w:cstheme="minorHAnsi"/>
                <w:color w:val="000000"/>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w:t>
            </w:r>
            <w:r w:rsidR="00595DD4" w:rsidRPr="0095589C">
              <w:rPr>
                <w:rFonts w:asciiTheme="minorHAnsi" w:hAnsiTheme="minorHAnsi" w:cstheme="minorHAnsi"/>
                <w:color w:val="000000"/>
                <w:sz w:val="18"/>
                <w:szCs w:val="18"/>
              </w:rPr>
              <w:t xml:space="preserve">Raster format for output geodata. You can choose from: </w:t>
            </w:r>
            <w:proofErr w:type="spellStart"/>
            <w:r w:rsidR="00595DD4" w:rsidRPr="0095589C">
              <w:rPr>
                <w:rFonts w:asciiTheme="minorHAnsi" w:hAnsiTheme="minorHAnsi" w:cstheme="minorHAnsi"/>
                <w:sz w:val="18"/>
                <w:szCs w:val="18"/>
              </w:rPr>
              <w:t>Esri</w:t>
            </w:r>
            <w:proofErr w:type="spellEnd"/>
            <w:r w:rsidR="00595DD4" w:rsidRPr="0095589C">
              <w:rPr>
                <w:rFonts w:asciiTheme="minorHAnsi" w:hAnsiTheme="minorHAnsi" w:cstheme="minorHAnsi"/>
                <w:sz w:val="18"/>
                <w:szCs w:val="18"/>
              </w:rPr>
              <w:t xml:space="preserve"> Grid, </w:t>
            </w:r>
            <w:proofErr w:type="spellStart"/>
            <w:r w:rsidR="00595DD4" w:rsidRPr="0095589C">
              <w:rPr>
                <w:rFonts w:asciiTheme="minorHAnsi" w:hAnsiTheme="minorHAnsi" w:cstheme="minorHAnsi"/>
                <w:sz w:val="18"/>
                <w:szCs w:val="18"/>
              </w:rPr>
              <w:t>img</w:t>
            </w:r>
            <w:proofErr w:type="spellEnd"/>
            <w:r w:rsidR="00595DD4" w:rsidRPr="0095589C">
              <w:rPr>
                <w:rFonts w:asciiTheme="minorHAnsi" w:hAnsiTheme="minorHAnsi" w:cstheme="minorHAnsi"/>
                <w:sz w:val="18"/>
                <w:szCs w:val="18"/>
              </w:rPr>
              <w:t xml:space="preserve"> (ERDAS IMAGINE) or </w:t>
            </w:r>
            <w:proofErr w:type="spellStart"/>
            <w:r w:rsidR="00595DD4" w:rsidRPr="0095589C">
              <w:rPr>
                <w:rFonts w:asciiTheme="minorHAnsi" w:hAnsiTheme="minorHAnsi" w:cstheme="minorHAnsi"/>
                <w:sz w:val="18"/>
                <w:szCs w:val="18"/>
              </w:rPr>
              <w:t>tif</w:t>
            </w:r>
            <w:proofErr w:type="spellEnd"/>
            <w:r w:rsidR="00595DD4" w:rsidRPr="0095589C">
              <w:rPr>
                <w:rFonts w:asciiTheme="minorHAnsi" w:hAnsiTheme="minorHAnsi" w:cstheme="minorHAnsi"/>
                <w:sz w:val="18"/>
                <w:szCs w:val="18"/>
              </w:rPr>
              <w:t xml:space="preserve"> (</w:t>
            </w:r>
            <w:proofErr w:type="spellStart"/>
            <w:r w:rsidR="00595DD4" w:rsidRPr="0095589C">
              <w:rPr>
                <w:rFonts w:asciiTheme="minorHAnsi" w:hAnsiTheme="minorHAnsi" w:cstheme="minorHAnsi"/>
                <w:sz w:val="18"/>
                <w:szCs w:val="18"/>
              </w:rPr>
              <w:t>GeoTIFF</w:t>
            </w:r>
            <w:proofErr w:type="spellEnd"/>
            <w:r w:rsidR="00595DD4" w:rsidRPr="0095589C">
              <w:rPr>
                <w:rFonts w:asciiTheme="minorHAnsi" w:hAnsiTheme="minorHAnsi" w:cstheme="minorHAnsi"/>
                <w:sz w:val="18"/>
                <w:szCs w:val="18"/>
              </w:rPr>
              <w:t xml:space="preserve">). If you select a file geodatabase for the </w:t>
            </w:r>
            <w:r w:rsidR="00595DD4">
              <w:rPr>
                <w:rFonts w:asciiTheme="minorHAnsi" w:hAnsiTheme="minorHAnsi" w:cstheme="minorHAnsi"/>
                <w:sz w:val="18"/>
                <w:szCs w:val="18"/>
              </w:rPr>
              <w:t>Result Workspace</w:t>
            </w:r>
            <w:r w:rsidR="00595DD4" w:rsidRPr="0095589C">
              <w:rPr>
                <w:rFonts w:asciiTheme="minorHAnsi" w:hAnsiTheme="minorHAnsi" w:cstheme="minorHAnsi"/>
                <w:sz w:val="18"/>
                <w:szCs w:val="18"/>
              </w:rPr>
              <w:t xml:space="preserve"> then the output format will default to ‘</w:t>
            </w:r>
            <w:proofErr w:type="spellStart"/>
            <w:r w:rsidR="00595DD4" w:rsidRPr="0095589C">
              <w:rPr>
                <w:rFonts w:asciiTheme="minorHAnsi" w:hAnsiTheme="minorHAnsi" w:cstheme="minorHAnsi"/>
                <w:sz w:val="18"/>
                <w:szCs w:val="18"/>
              </w:rPr>
              <w:t>Esri</w:t>
            </w:r>
            <w:proofErr w:type="spellEnd"/>
            <w:r w:rsidR="00595DD4" w:rsidRPr="0095589C">
              <w:rPr>
                <w:rFonts w:asciiTheme="minorHAnsi" w:hAnsiTheme="minorHAnsi" w:cstheme="minorHAnsi"/>
                <w:sz w:val="18"/>
                <w:szCs w:val="18"/>
              </w:rPr>
              <w:t xml:space="preserve"> </w:t>
            </w:r>
            <w:proofErr w:type="spellStart"/>
            <w:r w:rsidR="00595DD4" w:rsidRPr="0095589C">
              <w:rPr>
                <w:rFonts w:asciiTheme="minorHAnsi" w:hAnsiTheme="minorHAnsi" w:cstheme="minorHAnsi"/>
                <w:sz w:val="18"/>
                <w:szCs w:val="18"/>
              </w:rPr>
              <w:t>Grid’.</w:t>
            </w:r>
            <w:r w:rsidR="00595DD4" w:rsidRPr="0095589C">
              <w:rPr>
                <w:rFonts w:asciiTheme="minorHAnsi" w:hAnsiTheme="minorHAnsi" w:cstheme="minorHAnsi"/>
                <w:color w:val="000000"/>
                <w:sz w:val="18"/>
                <w:szCs w:val="18"/>
              </w:rPr>
              <w:t>When</w:t>
            </w:r>
            <w:proofErr w:type="spellEnd"/>
            <w:r w:rsidR="00595DD4" w:rsidRPr="0095589C">
              <w:rPr>
                <w:rFonts w:asciiTheme="minorHAnsi" w:hAnsiTheme="minorHAnsi" w:cstheme="minorHAnsi"/>
                <w:color w:val="000000"/>
                <w:sz w:val="18"/>
                <w:szCs w:val="18"/>
              </w:rPr>
              <w:t xml:space="preserve"> storing your raster geodata to a JPEG file, a JPEG 2000 file, a TIFF file, or a geodatabase, you can specify a compression type and compression quality wit</w:t>
            </w:r>
            <w:r>
              <w:rPr>
                <w:rFonts w:asciiTheme="minorHAnsi" w:hAnsiTheme="minorHAnsi" w:cstheme="minorHAnsi"/>
                <w:color w:val="000000"/>
                <w:sz w:val="18"/>
                <w:szCs w:val="18"/>
              </w:rPr>
              <w:t xml:space="preserve">hin the ‘Environment Settings’. </w:t>
            </w:r>
            <w:r w:rsidR="00595DD4">
              <w:rPr>
                <w:rFonts w:asciiTheme="minorHAnsi" w:hAnsiTheme="minorHAnsi" w:cstheme="minorHAnsi"/>
                <w:sz w:val="18"/>
                <w:szCs w:val="18"/>
              </w:rPr>
              <w:t>Select from:</w:t>
            </w:r>
          </w:p>
          <w:p w14:paraId="18555254"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Esri</w:t>
            </w:r>
            <w:proofErr w:type="spellEnd"/>
            <w:r>
              <w:rPr>
                <w:rFonts w:asciiTheme="minorHAnsi" w:hAnsiTheme="minorHAnsi" w:cstheme="minorHAnsi"/>
                <w:sz w:val="18"/>
                <w:szCs w:val="18"/>
              </w:rPr>
              <w:t xml:space="preserve"> Grid</w:t>
            </w:r>
          </w:p>
          <w:p w14:paraId="1C442E98"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tif</w:t>
            </w:r>
            <w:proofErr w:type="spellEnd"/>
            <w:r>
              <w:rPr>
                <w:rFonts w:asciiTheme="minorHAnsi" w:hAnsiTheme="minorHAnsi" w:cstheme="minorHAnsi"/>
                <w:sz w:val="18"/>
                <w:szCs w:val="18"/>
              </w:rPr>
              <w:t xml:space="preserve"> (</w:t>
            </w:r>
            <w:proofErr w:type="spellStart"/>
            <w:r>
              <w:rPr>
                <w:rFonts w:asciiTheme="minorHAnsi" w:hAnsiTheme="minorHAnsi" w:cstheme="minorHAnsi"/>
                <w:sz w:val="18"/>
                <w:szCs w:val="18"/>
              </w:rPr>
              <w:t>GeoTiff</w:t>
            </w:r>
            <w:proofErr w:type="spellEnd"/>
            <w:r>
              <w:rPr>
                <w:rFonts w:asciiTheme="minorHAnsi" w:hAnsiTheme="minorHAnsi" w:cstheme="minorHAnsi"/>
                <w:sz w:val="18"/>
                <w:szCs w:val="18"/>
              </w:rPr>
              <w:t xml:space="preserve"> file)</w:t>
            </w:r>
          </w:p>
          <w:p w14:paraId="7EBC3B08" w14:textId="77777777" w:rsidR="00595DD4" w:rsidRDefault="00595DD4" w:rsidP="009A0BD9">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img</w:t>
            </w:r>
            <w:proofErr w:type="spellEnd"/>
            <w:r>
              <w:rPr>
                <w:rFonts w:asciiTheme="minorHAnsi" w:hAnsiTheme="minorHAnsi" w:cstheme="minorHAnsi"/>
                <w:sz w:val="18"/>
                <w:szCs w:val="18"/>
              </w:rPr>
              <w:t xml:space="preserve"> (Image file)</w:t>
            </w:r>
          </w:p>
          <w:p w14:paraId="16319C7E"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084D478C"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7BE7B10"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0183C6F2"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773D2E2" w14:textId="77777777" w:rsidR="00595DD4" w:rsidRDefault="00595DD4" w:rsidP="009A0BD9">
            <w:pPr>
              <w:autoSpaceDE w:val="0"/>
              <w:autoSpaceDN w:val="0"/>
              <w:adjustRightInd w:val="0"/>
              <w:rPr>
                <w:rFonts w:asciiTheme="minorHAnsi" w:hAnsiTheme="minorHAnsi" w:cstheme="minorHAnsi"/>
                <w:b/>
                <w:sz w:val="18"/>
                <w:szCs w:val="18"/>
              </w:rPr>
            </w:pPr>
          </w:p>
          <w:p w14:paraId="716DFEF1"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3DA5CDD"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0B2940C3"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lastRenderedPageBreak/>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8A62E57"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2A4C8D9C" w14:textId="77777777" w:rsidR="00595DD4" w:rsidRPr="0095589C" w:rsidRDefault="00595DD4"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AggregateRaster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5E15085" w14:textId="77777777" w:rsidR="00595DD4" w:rsidRDefault="00595DD4" w:rsidP="009A0BD9">
            <w:pPr>
              <w:pStyle w:val="NormalWeb"/>
              <w:spacing w:before="0" w:beforeAutospacing="0" w:after="0" w:afterAutospacing="0"/>
              <w:rPr>
                <w:rFonts w:asciiTheme="minorHAnsi" w:hAnsiTheme="minorHAnsi" w:cstheme="minorHAnsi"/>
                <w:sz w:val="18"/>
                <w:szCs w:val="18"/>
              </w:rPr>
            </w:pPr>
          </w:p>
          <w:p w14:paraId="6CF79E53" w14:textId="77777777" w:rsidR="002E4893" w:rsidRPr="00BF5C3A" w:rsidRDefault="002E4893"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32F7B703"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Aggregation </w:t>
            </w:r>
            <w:r>
              <w:rPr>
                <w:rFonts w:asciiTheme="minorHAnsi" w:hAnsiTheme="minorHAnsi" w:cstheme="minorHAnsi"/>
                <w:b/>
                <w:sz w:val="18"/>
                <w:szCs w:val="18"/>
              </w:rPr>
              <w:t>Method</w:t>
            </w:r>
            <w:r w:rsidRPr="00290089">
              <w:rPr>
                <w:rFonts w:asciiTheme="minorHAnsi" w:hAnsiTheme="minorHAnsi" w:cstheme="minorHAnsi"/>
                <w:b/>
                <w:sz w:val="18"/>
                <w:szCs w:val="18"/>
              </w:rPr>
              <w:t xml:space="preserve"> (optional):</w:t>
            </w:r>
            <w:r w:rsidRPr="00290089">
              <w:rPr>
                <w:rFonts w:asciiTheme="minorHAnsi" w:hAnsiTheme="minorHAnsi" w:cstheme="minorHAnsi"/>
                <w:sz w:val="18"/>
                <w:szCs w:val="18"/>
              </w:rPr>
              <w:t xml:space="preserve"> Establishes how the value for each output cell will be determined. The values of the input cells encompassed by the coarser output cell are aggregated by one of the following statistics:</w:t>
            </w:r>
          </w:p>
          <w:p w14:paraId="6434B7D1"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sum (total) of the input cell values. This is the default. </w:t>
            </w:r>
          </w:p>
          <w:p w14:paraId="557CC2F0"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largest value of the input cells. </w:t>
            </w:r>
          </w:p>
          <w:p w14:paraId="2E4F4E40"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average value of the input cells. </w:t>
            </w:r>
          </w:p>
          <w:p w14:paraId="3379B7A8"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median value of the input cells. </w:t>
            </w:r>
          </w:p>
          <w:p w14:paraId="5F8769AB" w14:textId="77777777" w:rsidR="00F01F5A" w:rsidRPr="00290089" w:rsidRDefault="00F01F5A" w:rsidP="00F01F5A">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w:t>
            </w:r>
            <w:proofErr w:type="gramStart"/>
            <w:r w:rsidRPr="00290089">
              <w:rPr>
                <w:rFonts w:asciiTheme="minorHAnsi" w:hAnsiTheme="minorHAnsi" w:cstheme="minorHAnsi"/>
                <w:color w:val="000000"/>
                <w:sz w:val="18"/>
                <w:szCs w:val="18"/>
              </w:rPr>
              <w:t>The</w:t>
            </w:r>
            <w:proofErr w:type="gramEnd"/>
            <w:r w:rsidRPr="00290089">
              <w:rPr>
                <w:rFonts w:asciiTheme="minorHAnsi" w:hAnsiTheme="minorHAnsi" w:cstheme="minorHAnsi"/>
                <w:color w:val="000000"/>
                <w:sz w:val="18"/>
                <w:szCs w:val="18"/>
              </w:rPr>
              <w:t xml:space="preserve"> smallest value of the input cells. </w:t>
            </w:r>
          </w:p>
          <w:p w14:paraId="68EDA374" w14:textId="77777777" w:rsidR="00F01F5A" w:rsidRPr="00290089" w:rsidRDefault="00F01F5A" w:rsidP="00F01F5A">
            <w:pPr>
              <w:rPr>
                <w:rFonts w:asciiTheme="minorHAnsi" w:hAnsiTheme="minorHAnsi" w:cstheme="minorHAnsi"/>
                <w:sz w:val="18"/>
                <w:szCs w:val="18"/>
              </w:rPr>
            </w:pPr>
          </w:p>
          <w:p w14:paraId="7FA48D47"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E</w:t>
            </w:r>
            <w:r w:rsidRPr="00290089">
              <w:rPr>
                <w:rFonts w:asciiTheme="minorHAnsi" w:hAnsiTheme="minorHAnsi" w:cstheme="minorHAnsi"/>
                <w:b/>
                <w:sz w:val="18"/>
                <w:szCs w:val="18"/>
              </w:rPr>
              <w:t xml:space="preserve">xtent </w:t>
            </w:r>
            <w:r>
              <w:rPr>
                <w:rFonts w:asciiTheme="minorHAnsi" w:hAnsiTheme="minorHAnsi" w:cstheme="minorHAnsi"/>
                <w:b/>
                <w:sz w:val="18"/>
                <w:szCs w:val="18"/>
              </w:rPr>
              <w:t xml:space="preserve">Boundary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Defines how to handle the boundaries of the input raster when its rows or columns are not a multiple of the cell factor. Select from:</w:t>
            </w:r>
          </w:p>
          <w:p w14:paraId="66CCCB76" w14:textId="77777777" w:rsidR="00F01F5A" w:rsidRPr="00290089" w:rsidRDefault="00F01F5A" w:rsidP="00F01F5A">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EXPAND — </w:t>
            </w:r>
            <w:proofErr w:type="gramStart"/>
            <w:r w:rsidRPr="00290089">
              <w:rPr>
                <w:rFonts w:asciiTheme="minorHAnsi" w:hAnsiTheme="minorHAnsi" w:cstheme="minorHAnsi"/>
                <w:sz w:val="18"/>
                <w:szCs w:val="18"/>
              </w:rPr>
              <w:t>Expands</w:t>
            </w:r>
            <w:proofErr w:type="gramEnd"/>
            <w:r w:rsidRPr="00290089">
              <w:rPr>
                <w:rFonts w:asciiTheme="minorHAnsi" w:hAnsiTheme="minorHAnsi" w:cstheme="minorHAnsi"/>
                <w:sz w:val="18"/>
                <w:szCs w:val="18"/>
              </w:rPr>
              <w:t xml:space="preserve"> the bottom or right boundaries of the input raster so the total number of cells in a row or column is a multiple of the cell factor. Expanded cells are given a value of NoData. With this option, the output raster can cover a larger spatial extent than the input raster. This is the default. This is the default. </w:t>
            </w:r>
          </w:p>
          <w:p w14:paraId="59A652A5" w14:textId="77777777" w:rsidR="00F01F5A" w:rsidRDefault="00F01F5A" w:rsidP="00F01F5A">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 With this option, the output raster can cover a smaller spatial extent than the input raster.</w:t>
            </w:r>
          </w:p>
          <w:p w14:paraId="5CBD698B"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p>
          <w:p w14:paraId="6986DF06"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If the number of rows and columns in the input raster is a multiple of the </w:t>
            </w:r>
            <w:proofErr w:type="spellStart"/>
            <w:r w:rsidRPr="00290089">
              <w:rPr>
                <w:rFonts w:asciiTheme="minorHAnsi" w:hAnsiTheme="minorHAnsi" w:cstheme="minorHAnsi"/>
                <w:sz w:val="18"/>
                <w:szCs w:val="18"/>
              </w:rPr>
              <w:t>cell_factor</w:t>
            </w:r>
            <w:proofErr w:type="spellEnd"/>
            <w:r w:rsidRPr="00290089">
              <w:rPr>
                <w:rFonts w:asciiTheme="minorHAnsi" w:hAnsiTheme="minorHAnsi" w:cstheme="minorHAnsi"/>
                <w:sz w:val="18"/>
                <w:szCs w:val="18"/>
              </w:rPr>
              <w:t>, these keywords are not used.</w:t>
            </w:r>
          </w:p>
          <w:p w14:paraId="7626C7BC" w14:textId="77777777" w:rsidR="00F01F5A" w:rsidRPr="00290089" w:rsidRDefault="00F01F5A" w:rsidP="00F01F5A">
            <w:pPr>
              <w:rPr>
                <w:rFonts w:asciiTheme="minorHAnsi" w:hAnsiTheme="minorHAnsi" w:cstheme="minorHAnsi"/>
                <w:sz w:val="18"/>
                <w:szCs w:val="18"/>
              </w:rPr>
            </w:pPr>
          </w:p>
          <w:p w14:paraId="48C98057" w14:textId="77777777" w:rsidR="00F01F5A" w:rsidRPr="00290089" w:rsidRDefault="00F01F5A" w:rsidP="00F01F5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NoData </w:t>
            </w:r>
            <w:r>
              <w:rPr>
                <w:rFonts w:asciiTheme="minorHAnsi" w:hAnsiTheme="minorHAnsi" w:cstheme="minorHAnsi"/>
                <w:b/>
                <w:sz w:val="18"/>
                <w:szCs w:val="18"/>
              </w:rPr>
              <w:t xml:space="preserve">Treatment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Denotes whether NoData values are ignored by the aggregation calculation. Select from:</w:t>
            </w:r>
          </w:p>
          <w:p w14:paraId="754D6BFC" w14:textId="77777777" w:rsidR="00F01F5A" w:rsidRPr="00290089" w:rsidRDefault="00F01F5A" w:rsidP="00F01F5A">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36348F58" w14:textId="77777777" w:rsidR="00F01F5A" w:rsidRDefault="00F01F5A" w:rsidP="00F01F5A">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NODATA — </w:t>
            </w:r>
            <w:proofErr w:type="gramStart"/>
            <w:r w:rsidRPr="00290089">
              <w:rPr>
                <w:rFonts w:asciiTheme="minorHAnsi" w:hAnsiTheme="minorHAnsi" w:cstheme="minorHAnsi"/>
                <w:sz w:val="18"/>
                <w:szCs w:val="18"/>
              </w:rPr>
              <w:t>Specifies</w:t>
            </w:r>
            <w:proofErr w:type="gramEnd"/>
            <w:r w:rsidRPr="00290089">
              <w:rPr>
                <w:rFonts w:asciiTheme="minorHAnsi" w:hAnsiTheme="minorHAnsi" w:cstheme="minorHAnsi"/>
                <w:sz w:val="18"/>
                <w:szCs w:val="18"/>
              </w:rPr>
              <w:t xml:space="preserve"> that if any cell that falls within the spatial extent of a larger cell on the output raster has a value of NoData, the value for that output cell location will be NoData. When the NODATA keyword is used, it is implied that when cells within an aggregation contain the NoData value, there is insufficient information to perform the specified calculations necessary to determine an output value.</w:t>
            </w:r>
          </w:p>
          <w:p w14:paraId="46A66D96" w14:textId="77777777" w:rsidR="00F01F5A" w:rsidRDefault="00F01F5A" w:rsidP="009A0BD9">
            <w:pPr>
              <w:pStyle w:val="NormalWeb"/>
              <w:spacing w:before="0" w:beforeAutospacing="0" w:after="0" w:afterAutospacing="0"/>
              <w:rPr>
                <w:rFonts w:asciiTheme="minorHAnsi" w:hAnsiTheme="minorHAnsi" w:cstheme="minorHAnsi"/>
                <w:sz w:val="18"/>
                <w:szCs w:val="18"/>
              </w:rPr>
            </w:pPr>
          </w:p>
          <w:p w14:paraId="47134BA4" w14:textId="77777777" w:rsidR="00F01F5A" w:rsidRPr="00BF5C3A" w:rsidRDefault="00F01F5A" w:rsidP="00F01F5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4A49B4CF"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08AA4810" w14:textId="77777777" w:rsidR="00F01F5A" w:rsidRDefault="00F01F5A" w:rsidP="00F01F5A">
            <w:pPr>
              <w:autoSpaceDE w:val="0"/>
              <w:autoSpaceDN w:val="0"/>
              <w:adjustRightInd w:val="0"/>
              <w:rPr>
                <w:rFonts w:asciiTheme="minorHAnsi" w:hAnsiTheme="minorHAnsi" w:cstheme="minorHAnsi"/>
                <w:color w:val="000020"/>
                <w:sz w:val="18"/>
                <w:szCs w:val="18"/>
              </w:rPr>
            </w:pPr>
          </w:p>
          <w:p w14:paraId="079B3FA5" w14:textId="77777777" w:rsidR="00F01F5A" w:rsidRDefault="00F01F5A" w:rsidP="00F01F5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09CAE080" w14:textId="77777777" w:rsidR="00F01F5A" w:rsidRDefault="00F01F5A" w:rsidP="009A0BD9">
            <w:pPr>
              <w:pStyle w:val="NormalWeb"/>
              <w:spacing w:before="0" w:beforeAutospacing="0" w:after="0" w:afterAutospacing="0"/>
              <w:rPr>
                <w:rFonts w:asciiTheme="minorHAnsi" w:hAnsiTheme="minorHAnsi" w:cstheme="minorHAnsi"/>
                <w:sz w:val="18"/>
                <w:szCs w:val="18"/>
              </w:rPr>
            </w:pPr>
          </w:p>
          <w:p w14:paraId="3FDAD6A8" w14:textId="77777777" w:rsidR="00595DD4" w:rsidRPr="00290089" w:rsidRDefault="00943AA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4969CACA" w14:textId="77777777" w:rsidR="00595DD4" w:rsidRPr="00290089" w:rsidRDefault="00595DD4" w:rsidP="009A0BD9">
            <w:pPr>
              <w:rPr>
                <w:rFonts w:asciiTheme="minorHAnsi" w:hAnsiTheme="minorHAnsi" w:cstheme="minorHAnsi"/>
                <w:sz w:val="18"/>
                <w:szCs w:val="18"/>
              </w:rPr>
            </w:pPr>
          </w:p>
        </w:tc>
      </w:tr>
    </w:tbl>
    <w:p w14:paraId="0BD51080" w14:textId="77777777" w:rsidR="00595DD4" w:rsidRDefault="00595DD4" w:rsidP="00595DD4"/>
    <w:p w14:paraId="63B85211" w14:textId="36A1C87F" w:rsidR="00641F8D" w:rsidRDefault="00641F8D">
      <w:pPr>
        <w:spacing w:after="200" w:line="360" w:lineRule="auto"/>
      </w:pPr>
    </w:p>
    <w:p w14:paraId="37779ECE" w14:textId="6F9B9EA9" w:rsidR="00595DD4" w:rsidRDefault="00641F8D" w:rsidP="00F15EEF">
      <w:pPr>
        <w:pStyle w:val="Heading3"/>
      </w:pPr>
      <w:bookmarkStart w:id="152" w:name="_Raster_&gt;_Block"/>
      <w:bookmarkStart w:id="153" w:name="_Toc431282849"/>
      <w:bookmarkStart w:id="154" w:name="_Toc476903413"/>
      <w:bookmarkEnd w:id="152"/>
      <w:r>
        <w:t>Raster &gt;</w:t>
      </w:r>
      <w:r w:rsidR="00595DD4">
        <w:t xml:space="preserve"> Block Statistics</w:t>
      </w:r>
      <w:bookmarkEnd w:id="153"/>
      <w:bookmarkEnd w:id="154"/>
    </w:p>
    <w:tbl>
      <w:tblPr>
        <w:tblStyle w:val="TableGrid"/>
        <w:tblW w:w="0" w:type="auto"/>
        <w:tblLook w:val="04A0" w:firstRow="1" w:lastRow="0" w:firstColumn="1" w:lastColumn="0" w:noHBand="0" w:noVBand="1"/>
      </w:tblPr>
      <w:tblGrid>
        <w:gridCol w:w="3186"/>
        <w:gridCol w:w="10762"/>
      </w:tblGrid>
      <w:tr w:rsidR="00595DD4" w:rsidRPr="008A5E8B" w14:paraId="344A9F3C" w14:textId="77777777" w:rsidTr="00641F8D">
        <w:trPr>
          <w:cantSplit/>
        </w:trPr>
        <w:tc>
          <w:tcPr>
            <w:tcW w:w="1980" w:type="dxa"/>
          </w:tcPr>
          <w:p w14:paraId="0314140A" w14:textId="77777777" w:rsidR="00595DD4" w:rsidRPr="008A5E8B" w:rsidRDefault="00595DD4"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907" w:type="dxa"/>
          </w:tcPr>
          <w:p w14:paraId="345176E3" w14:textId="77777777" w:rsidR="00595DD4" w:rsidRPr="008A5E8B" w:rsidRDefault="00595DD4"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595DD4" w:rsidRPr="008A5E8B" w14:paraId="4AF03261" w14:textId="77777777" w:rsidTr="009A0BD9">
        <w:trPr>
          <w:tblHeader/>
        </w:trPr>
        <w:tc>
          <w:tcPr>
            <w:tcW w:w="1980" w:type="dxa"/>
          </w:tcPr>
          <w:p w14:paraId="2DCB9731" w14:textId="77777777" w:rsidR="00595DD4" w:rsidRPr="008A5E8B" w:rsidRDefault="00595DD4" w:rsidP="009A0BD9">
            <w:pPr>
              <w:rPr>
                <w:rFonts w:asciiTheme="minorHAnsi" w:hAnsiTheme="minorHAnsi" w:cstheme="minorHAnsi"/>
                <w:sz w:val="18"/>
                <w:szCs w:val="18"/>
              </w:rPr>
            </w:pPr>
          </w:p>
          <w:p w14:paraId="7673F6D5" w14:textId="38DD9C52" w:rsidR="00595DD4" w:rsidRDefault="00595DD4"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95456" behindDoc="0" locked="0" layoutInCell="1" allowOverlap="1" wp14:anchorId="7FCE3792" wp14:editId="6EA14CE1">
                      <wp:simplePos x="0" y="0"/>
                      <wp:positionH relativeFrom="column">
                        <wp:posOffset>550545</wp:posOffset>
                      </wp:positionH>
                      <wp:positionV relativeFrom="paragraph">
                        <wp:posOffset>812973</wp:posOffset>
                      </wp:positionV>
                      <wp:extent cx="1045415" cy="288482"/>
                      <wp:effectExtent l="0" t="0" r="21590" b="16510"/>
                      <wp:wrapNone/>
                      <wp:docPr id="264"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406B38B" id="Oval 104" o:spid="_x0000_s1026" style="position:absolute;margin-left:43.35pt;margin-top:64pt;width:82.3pt;height:22.7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" filled="f" strokecolor="red" strokeweight="2pt"/>
                  </w:pict>
                </mc:Fallback>
              </mc:AlternateContent>
            </w:r>
            <w:r w:rsidR="00104A69">
              <w:rPr>
                <w:noProof/>
              </w:rPr>
              <w:drawing>
                <wp:inline distT="0" distB="0" distL="0" distR="0" wp14:anchorId="28C2CEA8" wp14:editId="547EC6D7">
                  <wp:extent cx="1876425" cy="3333750"/>
                  <wp:effectExtent l="0" t="0" r="952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76425" cy="3333750"/>
                          </a:xfrm>
                          <a:prstGeom prst="rect">
                            <a:avLst/>
                          </a:prstGeom>
                        </pic:spPr>
                      </pic:pic>
                    </a:graphicData>
                  </a:graphic>
                </wp:inline>
              </w:drawing>
            </w:r>
          </w:p>
          <w:p w14:paraId="59D146E2" w14:textId="77777777" w:rsidR="00595DD4" w:rsidRDefault="00595DD4" w:rsidP="009A0BD9">
            <w:pPr>
              <w:rPr>
                <w:rFonts w:asciiTheme="minorHAnsi" w:hAnsiTheme="minorHAnsi" w:cstheme="minorHAnsi"/>
                <w:sz w:val="18"/>
                <w:szCs w:val="18"/>
              </w:rPr>
            </w:pPr>
          </w:p>
          <w:p w14:paraId="4C992F88" w14:textId="77777777" w:rsidR="00595DD4" w:rsidRDefault="00595DD4" w:rsidP="009A0BD9">
            <w:pPr>
              <w:rPr>
                <w:rFonts w:asciiTheme="minorHAnsi" w:hAnsiTheme="minorHAnsi" w:cstheme="minorHAnsi"/>
                <w:sz w:val="18"/>
                <w:szCs w:val="18"/>
              </w:rPr>
            </w:pPr>
          </w:p>
          <w:p w14:paraId="2BC14FAC" w14:textId="77777777" w:rsidR="00595DD4" w:rsidRDefault="00595DD4" w:rsidP="009A0BD9">
            <w:pPr>
              <w:rPr>
                <w:rFonts w:asciiTheme="minorHAnsi" w:hAnsiTheme="minorHAnsi" w:cstheme="minorHAnsi"/>
                <w:sz w:val="18"/>
                <w:szCs w:val="18"/>
              </w:rPr>
            </w:pPr>
          </w:p>
          <w:p w14:paraId="321A361A" w14:textId="77777777" w:rsidR="00595DD4" w:rsidRDefault="00595DD4" w:rsidP="009A0BD9">
            <w:pPr>
              <w:rPr>
                <w:rFonts w:asciiTheme="minorHAnsi" w:hAnsiTheme="minorHAnsi" w:cstheme="minorHAnsi"/>
                <w:sz w:val="18"/>
                <w:szCs w:val="18"/>
              </w:rPr>
            </w:pPr>
          </w:p>
          <w:p w14:paraId="6230A08D" w14:textId="77777777" w:rsidR="00595DD4" w:rsidRDefault="00595DD4" w:rsidP="009A0BD9">
            <w:pPr>
              <w:rPr>
                <w:rFonts w:asciiTheme="minorHAnsi" w:hAnsiTheme="minorHAnsi" w:cstheme="minorHAnsi"/>
                <w:sz w:val="18"/>
                <w:szCs w:val="18"/>
              </w:rPr>
            </w:pPr>
          </w:p>
          <w:p w14:paraId="7E8C1F67" w14:textId="77777777" w:rsidR="00595DD4" w:rsidRDefault="00595DD4" w:rsidP="009A0BD9">
            <w:pPr>
              <w:rPr>
                <w:rFonts w:asciiTheme="minorHAnsi" w:hAnsiTheme="minorHAnsi" w:cstheme="minorHAnsi"/>
                <w:sz w:val="18"/>
                <w:szCs w:val="18"/>
              </w:rPr>
            </w:pPr>
          </w:p>
          <w:p w14:paraId="609DBEFB" w14:textId="77777777" w:rsidR="00595DD4" w:rsidRDefault="00595DD4" w:rsidP="009A0BD9">
            <w:pPr>
              <w:rPr>
                <w:rFonts w:asciiTheme="minorHAnsi" w:hAnsiTheme="minorHAnsi" w:cstheme="minorHAnsi"/>
                <w:sz w:val="18"/>
                <w:szCs w:val="18"/>
              </w:rPr>
            </w:pPr>
          </w:p>
          <w:p w14:paraId="1EB49A19" w14:textId="77777777" w:rsidR="00595DD4" w:rsidRDefault="00595DD4" w:rsidP="009A0BD9">
            <w:pPr>
              <w:rPr>
                <w:rFonts w:asciiTheme="minorHAnsi" w:hAnsiTheme="minorHAnsi" w:cstheme="minorHAnsi"/>
                <w:sz w:val="18"/>
                <w:szCs w:val="18"/>
              </w:rPr>
            </w:pPr>
          </w:p>
          <w:p w14:paraId="11886EAD" w14:textId="77777777" w:rsidR="00595DD4" w:rsidRDefault="00595DD4" w:rsidP="009A0BD9">
            <w:pPr>
              <w:rPr>
                <w:rFonts w:asciiTheme="minorHAnsi" w:hAnsiTheme="minorHAnsi" w:cstheme="minorHAnsi"/>
                <w:sz w:val="18"/>
                <w:szCs w:val="18"/>
              </w:rPr>
            </w:pPr>
          </w:p>
          <w:p w14:paraId="3A0AA22A" w14:textId="77777777" w:rsidR="00595DD4" w:rsidRDefault="00595DD4" w:rsidP="009A0BD9">
            <w:pPr>
              <w:rPr>
                <w:rFonts w:asciiTheme="minorHAnsi" w:hAnsiTheme="minorHAnsi" w:cstheme="minorHAnsi"/>
                <w:sz w:val="18"/>
                <w:szCs w:val="18"/>
              </w:rPr>
            </w:pPr>
          </w:p>
          <w:p w14:paraId="44FBEB64" w14:textId="77777777" w:rsidR="00595DD4" w:rsidRDefault="00595DD4" w:rsidP="009A0BD9">
            <w:pPr>
              <w:rPr>
                <w:rFonts w:asciiTheme="minorHAnsi" w:hAnsiTheme="minorHAnsi" w:cstheme="minorHAnsi"/>
                <w:sz w:val="18"/>
                <w:szCs w:val="18"/>
              </w:rPr>
            </w:pPr>
          </w:p>
          <w:p w14:paraId="0F8235C5" w14:textId="77777777" w:rsidR="00595DD4" w:rsidRDefault="00595DD4" w:rsidP="009A0BD9">
            <w:pPr>
              <w:rPr>
                <w:rFonts w:asciiTheme="minorHAnsi" w:hAnsiTheme="minorHAnsi" w:cstheme="minorHAnsi"/>
                <w:sz w:val="18"/>
                <w:szCs w:val="18"/>
              </w:rPr>
            </w:pPr>
          </w:p>
          <w:p w14:paraId="11558343" w14:textId="77777777" w:rsidR="00595DD4" w:rsidRDefault="00595DD4" w:rsidP="009A0BD9">
            <w:pPr>
              <w:rPr>
                <w:rFonts w:asciiTheme="minorHAnsi" w:hAnsiTheme="minorHAnsi" w:cstheme="minorHAnsi"/>
                <w:sz w:val="18"/>
                <w:szCs w:val="18"/>
              </w:rPr>
            </w:pPr>
          </w:p>
          <w:p w14:paraId="189959C3" w14:textId="77777777" w:rsidR="00595DD4" w:rsidRDefault="00595DD4" w:rsidP="009A0BD9">
            <w:pPr>
              <w:rPr>
                <w:rFonts w:asciiTheme="minorHAnsi" w:hAnsiTheme="minorHAnsi" w:cstheme="minorHAnsi"/>
                <w:sz w:val="18"/>
                <w:szCs w:val="18"/>
              </w:rPr>
            </w:pPr>
          </w:p>
          <w:p w14:paraId="4E155F10" w14:textId="77777777" w:rsidR="00595DD4" w:rsidRDefault="00595DD4" w:rsidP="009A0BD9">
            <w:pPr>
              <w:rPr>
                <w:rFonts w:asciiTheme="minorHAnsi" w:hAnsiTheme="minorHAnsi" w:cstheme="minorHAnsi"/>
                <w:sz w:val="18"/>
                <w:szCs w:val="18"/>
              </w:rPr>
            </w:pPr>
          </w:p>
          <w:p w14:paraId="24ECBEC2" w14:textId="77777777" w:rsidR="00595DD4" w:rsidRDefault="00595DD4" w:rsidP="009A0BD9">
            <w:pPr>
              <w:rPr>
                <w:rFonts w:asciiTheme="minorHAnsi" w:hAnsiTheme="minorHAnsi" w:cstheme="minorHAnsi"/>
                <w:sz w:val="18"/>
                <w:szCs w:val="18"/>
              </w:rPr>
            </w:pPr>
          </w:p>
          <w:p w14:paraId="295ED911" w14:textId="77777777" w:rsidR="00595DD4" w:rsidRDefault="00595DD4" w:rsidP="009A0BD9">
            <w:pPr>
              <w:rPr>
                <w:rFonts w:asciiTheme="minorHAnsi" w:hAnsiTheme="minorHAnsi" w:cstheme="minorHAnsi"/>
                <w:sz w:val="18"/>
                <w:szCs w:val="18"/>
              </w:rPr>
            </w:pPr>
          </w:p>
          <w:p w14:paraId="36BA2AAE" w14:textId="77777777" w:rsidR="00595DD4" w:rsidRDefault="00595DD4" w:rsidP="009A0BD9">
            <w:pPr>
              <w:rPr>
                <w:rFonts w:asciiTheme="minorHAnsi" w:hAnsiTheme="minorHAnsi" w:cstheme="minorHAnsi"/>
                <w:sz w:val="18"/>
                <w:szCs w:val="18"/>
              </w:rPr>
            </w:pPr>
          </w:p>
          <w:p w14:paraId="1F043652" w14:textId="77777777" w:rsidR="00595DD4" w:rsidRDefault="00595DD4" w:rsidP="009A0BD9">
            <w:pPr>
              <w:rPr>
                <w:rFonts w:asciiTheme="minorHAnsi" w:hAnsiTheme="minorHAnsi" w:cstheme="minorHAnsi"/>
                <w:sz w:val="18"/>
                <w:szCs w:val="18"/>
              </w:rPr>
            </w:pPr>
          </w:p>
          <w:p w14:paraId="7FA4AAD9" w14:textId="77777777" w:rsidR="00595DD4" w:rsidRDefault="00595DD4" w:rsidP="009A0BD9">
            <w:pPr>
              <w:rPr>
                <w:rFonts w:asciiTheme="minorHAnsi" w:hAnsiTheme="minorHAnsi" w:cstheme="minorHAnsi"/>
                <w:sz w:val="18"/>
                <w:szCs w:val="18"/>
              </w:rPr>
            </w:pPr>
          </w:p>
          <w:p w14:paraId="6B3B3679" w14:textId="77777777" w:rsidR="00595DD4" w:rsidRDefault="00595DD4" w:rsidP="009A0BD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59A5B2AC" w14:textId="77777777" w:rsidR="00595DD4" w:rsidRDefault="00595DD4" w:rsidP="009A0BD9">
            <w:pPr>
              <w:rPr>
                <w:rFonts w:asciiTheme="minorHAnsi" w:hAnsiTheme="minorHAnsi" w:cstheme="minorHAnsi"/>
                <w:b/>
                <w:i/>
                <w:sz w:val="18"/>
                <w:szCs w:val="18"/>
              </w:rPr>
            </w:pPr>
          </w:p>
          <w:p w14:paraId="44C44DEC" w14:textId="77777777" w:rsidR="00595DD4" w:rsidRPr="008A5E8B" w:rsidRDefault="00595DD4" w:rsidP="009A0BD9">
            <w:pPr>
              <w:rPr>
                <w:rFonts w:asciiTheme="minorHAnsi" w:hAnsiTheme="minorHAnsi" w:cstheme="minorHAnsi"/>
                <w:sz w:val="18"/>
                <w:szCs w:val="18"/>
              </w:rPr>
            </w:pPr>
          </w:p>
        </w:tc>
        <w:tc>
          <w:tcPr>
            <w:tcW w:w="11907" w:type="dxa"/>
          </w:tcPr>
          <w:p w14:paraId="39EE1D9E" w14:textId="77777777" w:rsidR="00595DD4" w:rsidRPr="008A5E8B" w:rsidRDefault="00595DD4" w:rsidP="009A0BD9">
            <w:pPr>
              <w:rPr>
                <w:rFonts w:asciiTheme="minorHAnsi" w:hAnsiTheme="minorHAnsi" w:cstheme="minorHAnsi"/>
                <w:sz w:val="18"/>
                <w:szCs w:val="18"/>
              </w:rPr>
            </w:pPr>
          </w:p>
          <w:p w14:paraId="7EF309CA" w14:textId="31EEFA49" w:rsidR="00595DD4" w:rsidRPr="008A5E8B" w:rsidRDefault="00595DD4" w:rsidP="009A0BD9">
            <w:pPr>
              <w:rPr>
                <w:rFonts w:asciiTheme="minorHAnsi" w:hAnsiTheme="minorHAnsi" w:cstheme="minorHAnsi"/>
                <w:sz w:val="18"/>
                <w:szCs w:val="18"/>
              </w:rPr>
            </w:pPr>
            <w:r w:rsidRPr="008A5E8B">
              <w:rPr>
                <w:rFonts w:asciiTheme="minorHAnsi" w:hAnsiTheme="minorHAnsi" w:cstheme="minorHAnsi"/>
                <w:sz w:val="18"/>
                <w:szCs w:val="18"/>
              </w:rPr>
              <w:t xml:space="preserve">This tool Partitions the input into non-overlapping blocks and calculates the statistic of the values within each block. The value is assigned to all of the cells in each block in the output. This is illustrated in </w:t>
            </w:r>
            <w:r w:rsidRPr="008A5E8B">
              <w:rPr>
                <w:rFonts w:asciiTheme="minorHAnsi" w:hAnsiTheme="minorHAnsi" w:cstheme="minorHAnsi"/>
                <w:sz w:val="18"/>
                <w:szCs w:val="18"/>
              </w:rPr>
              <w:fldChar w:fldCharType="begin"/>
            </w:r>
            <w:r w:rsidRPr="008A5E8B">
              <w:rPr>
                <w:rFonts w:asciiTheme="minorHAnsi" w:hAnsiTheme="minorHAnsi" w:cstheme="minorHAnsi"/>
                <w:sz w:val="18"/>
                <w:szCs w:val="18"/>
              </w:rPr>
              <w:instrText xml:space="preserve"> REF _Ref429479856 \h  \* MERGEFORMAT </w:instrText>
            </w:r>
            <w:r w:rsidRPr="008A5E8B">
              <w:rPr>
                <w:rFonts w:asciiTheme="minorHAnsi" w:hAnsiTheme="minorHAnsi" w:cstheme="minorHAnsi"/>
                <w:sz w:val="18"/>
                <w:szCs w:val="18"/>
              </w:rPr>
            </w:r>
            <w:r w:rsidRPr="008A5E8B">
              <w:rPr>
                <w:rFonts w:asciiTheme="minorHAnsi" w:hAnsiTheme="minorHAnsi" w:cstheme="minorHAnsi"/>
                <w:sz w:val="18"/>
                <w:szCs w:val="18"/>
              </w:rPr>
              <w:fldChar w:fldCharType="separate"/>
            </w:r>
            <w:r w:rsidR="001D0228" w:rsidRPr="001D0228">
              <w:rPr>
                <w:rFonts w:asciiTheme="minorHAnsi" w:hAnsiTheme="minorHAnsi" w:cstheme="minorHAnsi"/>
                <w:sz w:val="18"/>
                <w:szCs w:val="18"/>
              </w:rPr>
              <w:t xml:space="preserve">Figure </w:t>
            </w:r>
            <w:r w:rsidR="001D0228" w:rsidRPr="001D0228">
              <w:rPr>
                <w:rFonts w:asciiTheme="minorHAnsi" w:hAnsiTheme="minorHAnsi" w:cstheme="minorHAnsi"/>
                <w:noProof/>
                <w:sz w:val="18"/>
                <w:szCs w:val="18"/>
              </w:rPr>
              <w:t>12</w:t>
            </w:r>
            <w:r w:rsidRPr="008A5E8B">
              <w:rPr>
                <w:rFonts w:asciiTheme="minorHAnsi" w:hAnsiTheme="minorHAnsi" w:cstheme="minorHAnsi"/>
                <w:sz w:val="18"/>
                <w:szCs w:val="18"/>
              </w:rPr>
              <w:fldChar w:fldCharType="end"/>
            </w:r>
            <w:r w:rsidRPr="008A5E8B">
              <w:rPr>
                <w:rFonts w:asciiTheme="minorHAnsi" w:hAnsiTheme="minorHAnsi" w:cstheme="minorHAnsi"/>
                <w:sz w:val="18"/>
                <w:szCs w:val="18"/>
              </w:rPr>
              <w:t xml:space="preserve"> below. If the data type of the input raster is floating point then only a subset of the statistics will be available (MEAN, MAXIMUM, MINIMUM, RANGE, STD and SUM. For more detailed help see </w:t>
            </w:r>
            <w:hyperlink r:id="rId90" w:history="1">
              <w:r w:rsidRPr="00177155">
                <w:rPr>
                  <w:rStyle w:val="Hyperlink"/>
                  <w:rFonts w:asciiTheme="minorHAnsi" w:hAnsiTheme="minorHAnsi" w:cstheme="minorHAnsi"/>
                  <w:sz w:val="18"/>
                  <w:szCs w:val="18"/>
                </w:rPr>
                <w:t>ESRI Help for the ‘Block Statistics (Spatial Analyst)’ tool.</w:t>
              </w:r>
            </w:hyperlink>
          </w:p>
          <w:p w14:paraId="4CCB90F4"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3884C32C" w14:textId="77777777" w:rsidR="00595DD4" w:rsidRPr="008A5E8B" w:rsidRDefault="00595DD4" w:rsidP="009A0BD9">
            <w:pPr>
              <w:pStyle w:val="NormalWeb"/>
              <w:keepNext/>
              <w:spacing w:before="0" w:beforeAutospacing="0" w:after="0" w:afterAutospacing="0"/>
              <w:jc w:val="center"/>
              <w:rPr>
                <w:rFonts w:asciiTheme="minorHAnsi" w:hAnsiTheme="minorHAnsi" w:cstheme="minorHAnsi"/>
              </w:rPr>
            </w:pPr>
            <w:r w:rsidRPr="008A5E8B">
              <w:rPr>
                <w:rFonts w:asciiTheme="minorHAnsi" w:hAnsiTheme="minorHAnsi" w:cstheme="minorHAnsi"/>
              </w:rPr>
              <w:object w:dxaOrig="8760" w:dyaOrig="3855" w14:anchorId="07E6AC96">
                <v:shape id="_x0000_i1026" type="#_x0000_t75" style="width:438.95pt;height:191.7pt" o:ole="">
                  <v:imagedata r:id="rId91" o:title=""/>
                </v:shape>
                <o:OLEObject Type="Embed" ProgID="PBrush" ShapeID="_x0000_i1026" DrawAspect="Content" ObjectID="_1555496980" r:id="rId92"/>
              </w:object>
            </w:r>
          </w:p>
          <w:p w14:paraId="5840435A" w14:textId="77777777" w:rsidR="00595DD4" w:rsidRPr="008A5E8B" w:rsidRDefault="00595DD4" w:rsidP="009A0BD9">
            <w:pPr>
              <w:pStyle w:val="Caption"/>
              <w:spacing w:before="120"/>
              <w:jc w:val="center"/>
              <w:rPr>
                <w:rFonts w:asciiTheme="minorHAnsi" w:hAnsiTheme="minorHAnsi" w:cstheme="minorHAnsi"/>
              </w:rPr>
            </w:pPr>
            <w:bookmarkStart w:id="155" w:name="_Ref429479856"/>
            <w:r w:rsidRPr="008A5E8B">
              <w:rPr>
                <w:rFonts w:asciiTheme="minorHAnsi" w:hAnsiTheme="minorHAnsi" w:cstheme="minorHAnsi"/>
              </w:rPr>
              <w:t xml:space="preserve">Figure </w:t>
            </w:r>
            <w:r w:rsidRPr="008A5E8B">
              <w:rPr>
                <w:rFonts w:asciiTheme="minorHAnsi" w:hAnsiTheme="minorHAnsi" w:cstheme="minorHAnsi"/>
              </w:rPr>
              <w:fldChar w:fldCharType="begin"/>
            </w:r>
            <w:r w:rsidRPr="008A5E8B">
              <w:rPr>
                <w:rFonts w:asciiTheme="minorHAnsi" w:hAnsiTheme="minorHAnsi" w:cstheme="minorHAnsi"/>
              </w:rPr>
              <w:instrText xml:space="preserve"> SEQ Figure \* ARABIC </w:instrText>
            </w:r>
            <w:r w:rsidRPr="008A5E8B">
              <w:rPr>
                <w:rFonts w:asciiTheme="minorHAnsi" w:hAnsiTheme="minorHAnsi" w:cstheme="minorHAnsi"/>
              </w:rPr>
              <w:fldChar w:fldCharType="separate"/>
            </w:r>
            <w:ins w:id="156" w:author="Tom Barrett" w:date="2017-04-11T15:23:00Z">
              <w:r w:rsidR="00F70805">
                <w:rPr>
                  <w:rFonts w:asciiTheme="minorHAnsi" w:hAnsiTheme="minorHAnsi" w:cstheme="minorHAnsi"/>
                  <w:noProof/>
                </w:rPr>
                <w:t>13</w:t>
              </w:r>
            </w:ins>
            <w:del w:id="157" w:author="Tom Barrett" w:date="2017-04-11T15:23:00Z">
              <w:r w:rsidR="001D0228" w:rsidDel="00F70805">
                <w:rPr>
                  <w:rFonts w:asciiTheme="minorHAnsi" w:hAnsiTheme="minorHAnsi" w:cstheme="minorHAnsi"/>
                  <w:noProof/>
                </w:rPr>
                <w:delText>12</w:delText>
              </w:r>
            </w:del>
            <w:r w:rsidRPr="008A5E8B">
              <w:rPr>
                <w:rFonts w:asciiTheme="minorHAnsi" w:hAnsiTheme="minorHAnsi" w:cstheme="minorHAnsi"/>
                <w:noProof/>
              </w:rPr>
              <w:fldChar w:fldCharType="end"/>
            </w:r>
            <w:bookmarkEnd w:id="155"/>
            <w:r w:rsidRPr="008A5E8B">
              <w:rPr>
                <w:rFonts w:asciiTheme="minorHAnsi" w:hAnsiTheme="minorHAnsi" w:cstheme="minorHAnsi"/>
              </w:rPr>
              <w:t xml:space="preserve"> Illustration of how Block Statistics works</w:t>
            </w:r>
          </w:p>
          <w:p w14:paraId="3464C1C4"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6B90F8F5" w14:textId="77777777" w:rsidR="0000465E" w:rsidRPr="004C37F8" w:rsidRDefault="0000465E" w:rsidP="0000465E">
            <w:pPr>
              <w:rPr>
                <w:ins w:id="158" w:author="Tom Barrett" w:date="2017-05-05T11:25:00Z"/>
                <w:rFonts w:asciiTheme="minorHAnsi" w:hAnsiTheme="minorHAnsi" w:cstheme="minorHAnsi"/>
                <w:sz w:val="18"/>
                <w:szCs w:val="18"/>
              </w:rPr>
            </w:pPr>
            <w:ins w:id="159" w:author="Tom Barrett" w:date="2017-05-05T11:25:00Z">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ins>
          </w:p>
          <w:p w14:paraId="33ABBA9A" w14:textId="77777777" w:rsidR="0000465E" w:rsidRPr="004C37F8" w:rsidRDefault="0000465E" w:rsidP="0000465E">
            <w:pPr>
              <w:rPr>
                <w:ins w:id="160" w:author="Tom Barrett" w:date="2017-05-05T11:25:00Z"/>
                <w:rFonts w:asciiTheme="minorHAnsi" w:hAnsiTheme="minorHAnsi" w:cstheme="minorHAnsi"/>
                <w:b/>
                <w:sz w:val="18"/>
                <w:szCs w:val="18"/>
              </w:rPr>
            </w:pPr>
          </w:p>
          <w:p w14:paraId="5E22797D" w14:textId="77777777" w:rsidR="0000465E" w:rsidRPr="004C37F8" w:rsidRDefault="0000465E" w:rsidP="0000465E">
            <w:pPr>
              <w:rPr>
                <w:ins w:id="161" w:author="Tom Barrett" w:date="2017-05-05T11:25:00Z"/>
                <w:rFonts w:asciiTheme="minorHAnsi" w:hAnsiTheme="minorHAnsi" w:cstheme="minorHAnsi"/>
                <w:sz w:val="18"/>
                <w:szCs w:val="18"/>
              </w:rPr>
            </w:pPr>
            <w:ins w:id="162" w:author="Tom Barrett" w:date="2017-05-05T11:25:00Z">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ins>
          </w:p>
          <w:p w14:paraId="332FC9B9" w14:textId="77777777" w:rsidR="0000465E" w:rsidRDefault="0000465E" w:rsidP="009A0BD9">
            <w:pPr>
              <w:rPr>
                <w:ins w:id="163" w:author="Tom Barrett" w:date="2017-05-05T11:25:00Z"/>
                <w:rFonts w:asciiTheme="minorHAnsi" w:hAnsiTheme="minorHAnsi" w:cstheme="minorHAnsi"/>
                <w:sz w:val="18"/>
                <w:szCs w:val="18"/>
              </w:rPr>
            </w:pPr>
          </w:p>
          <w:p w14:paraId="74AF2D33" w14:textId="77777777" w:rsidR="00595DD4" w:rsidRPr="008A5E8B" w:rsidRDefault="00595DD4" w:rsidP="009A0BD9">
            <w:pPr>
              <w:rPr>
                <w:rFonts w:asciiTheme="minorHAnsi" w:hAnsiTheme="minorHAnsi" w:cstheme="minorHAnsi"/>
                <w:sz w:val="18"/>
                <w:szCs w:val="18"/>
              </w:rPr>
            </w:pPr>
          </w:p>
          <w:p w14:paraId="7F65E84C" w14:textId="77777777" w:rsidR="00595DD4" w:rsidRPr="008A5E8B" w:rsidRDefault="00595DD4" w:rsidP="009A0BD9">
            <w:pPr>
              <w:rPr>
                <w:rFonts w:asciiTheme="minorHAnsi" w:hAnsiTheme="minorHAnsi" w:cstheme="minorHAnsi"/>
                <w:b/>
                <w:sz w:val="18"/>
                <w:szCs w:val="18"/>
              </w:rPr>
            </w:pPr>
            <w:proofErr w:type="spellStart"/>
            <w:r w:rsidRPr="008A5E8B">
              <w:rPr>
                <w:rFonts w:asciiTheme="minorHAnsi" w:hAnsiTheme="minorHAnsi" w:cstheme="minorHAnsi"/>
                <w:b/>
                <w:sz w:val="18"/>
                <w:szCs w:val="18"/>
              </w:rPr>
              <w:lastRenderedPageBreak/>
              <w:t>Neighborhood</w:t>
            </w:r>
            <w:proofErr w:type="spellEnd"/>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 xml:space="preserve">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class dictates the shape of the area around each cell used to calculate the statistic.</w:t>
            </w:r>
          </w:p>
          <w:p w14:paraId="038DA5AC" w14:textId="77777777" w:rsidR="00595DD4" w:rsidRPr="008A5E8B" w:rsidRDefault="00595DD4" w:rsidP="009A0BD9">
            <w:pPr>
              <w:pStyle w:val="NormalWeb"/>
              <w:spacing w:before="0" w:beforeAutospacing="0" w:after="120" w:afterAutospacing="0"/>
              <w:rPr>
                <w:rFonts w:asciiTheme="minorHAnsi" w:hAnsiTheme="minorHAnsi" w:cstheme="minorHAnsi"/>
                <w:sz w:val="18"/>
                <w:szCs w:val="18"/>
              </w:rPr>
            </w:pPr>
            <w:r w:rsidRPr="008A5E8B">
              <w:rPr>
                <w:rFonts w:asciiTheme="minorHAnsi" w:hAnsiTheme="minorHAnsi" w:cstheme="minorHAnsi"/>
                <w:sz w:val="18"/>
                <w:szCs w:val="18"/>
              </w:rPr>
              <w:t xml:space="preserve">The different types of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available are </w:t>
            </w:r>
            <w:proofErr w:type="spellStart"/>
            <w:r w:rsidRPr="008A5E8B">
              <w:rPr>
                <w:rFonts w:asciiTheme="minorHAnsi" w:hAnsiTheme="minorHAnsi" w:cstheme="minorHAnsi"/>
                <w:sz w:val="18"/>
                <w:szCs w:val="18"/>
              </w:rPr>
              <w:t>NbrAnnulus</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NbrCircle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NbrWedge</w:t>
            </w:r>
            <w:proofErr w:type="spellEnd"/>
            <w:r w:rsidRPr="008A5E8B">
              <w:rPr>
                <w:rFonts w:asciiTheme="minorHAnsi" w:hAnsiTheme="minorHAnsi" w:cstheme="minorHAnsi"/>
                <w:sz w:val="18"/>
                <w:szCs w:val="18"/>
              </w:rPr>
              <w:t xml:space="preserve">, </w:t>
            </w:r>
            <w:proofErr w:type="spellStart"/>
            <w:r w:rsidRPr="008A5E8B">
              <w:rPr>
                <w:rFonts w:asciiTheme="minorHAnsi" w:hAnsiTheme="minorHAnsi" w:cstheme="minorHAnsi"/>
                <w:sz w:val="18"/>
                <w:szCs w:val="18"/>
              </w:rPr>
              <w:t>NbrIrregular</w:t>
            </w:r>
            <w:proofErr w:type="spellEnd"/>
            <w:r w:rsidRPr="008A5E8B">
              <w:rPr>
                <w:rFonts w:asciiTheme="minorHAnsi" w:hAnsiTheme="minorHAnsi" w:cstheme="minorHAnsi"/>
                <w:sz w:val="18"/>
                <w:szCs w:val="18"/>
              </w:rPr>
              <w:t xml:space="preserve">, and </w:t>
            </w:r>
            <w:proofErr w:type="spellStart"/>
            <w:r w:rsidRPr="008A5E8B">
              <w:rPr>
                <w:rFonts w:asciiTheme="minorHAnsi" w:hAnsiTheme="minorHAnsi" w:cstheme="minorHAnsi"/>
                <w:sz w:val="18"/>
                <w:szCs w:val="18"/>
              </w:rPr>
              <w:t>NbrWeight</w:t>
            </w:r>
            <w:proofErr w:type="spellEnd"/>
            <w:r w:rsidRPr="008A5E8B">
              <w:rPr>
                <w:rFonts w:asciiTheme="minorHAnsi" w:hAnsiTheme="minorHAnsi" w:cstheme="minorHAnsi"/>
                <w:sz w:val="18"/>
                <w:szCs w:val="18"/>
              </w:rPr>
              <w:t xml:space="preserve">. The following are the forms of the </w:t>
            </w:r>
            <w:proofErr w:type="spellStart"/>
            <w:r w:rsidRPr="008A5E8B">
              <w:rPr>
                <w:rFonts w:asciiTheme="minorHAnsi" w:hAnsiTheme="minorHAnsi" w:cstheme="minorHAnsi"/>
                <w:sz w:val="18"/>
                <w:szCs w:val="18"/>
              </w:rPr>
              <w:t>neighborhoods</w:t>
            </w:r>
            <w:proofErr w:type="spellEnd"/>
            <w:r w:rsidRPr="008A5E8B">
              <w:rPr>
                <w:rFonts w:asciiTheme="minorHAnsi" w:hAnsiTheme="minorHAnsi" w:cstheme="minorHAnsi"/>
                <w:sz w:val="18"/>
                <w:szCs w:val="18"/>
              </w:rPr>
              <w:t>:</w:t>
            </w:r>
          </w:p>
          <w:p w14:paraId="6C1966E9"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NbrAnnulus</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innerRadius</w:t>
            </w:r>
            <w:proofErr w:type="spellEnd"/>
            <w:r w:rsidRPr="008A5E8B">
              <w:rPr>
                <w:rFonts w:asciiTheme="minorHAnsi" w:hAnsiTheme="minorHAnsi" w:cstheme="minorHAnsi"/>
                <w:sz w:val="18"/>
                <w:szCs w:val="18"/>
              </w:rPr>
              <w:t>}, {</w:t>
            </w:r>
            <w:proofErr w:type="spellStart"/>
            <w:r w:rsidRPr="008A5E8B">
              <w:rPr>
                <w:rFonts w:asciiTheme="minorHAnsi" w:hAnsiTheme="minorHAnsi" w:cstheme="minorHAnsi"/>
                <w:sz w:val="18"/>
                <w:szCs w:val="18"/>
              </w:rPr>
              <w:t>outerRadius</w:t>
            </w:r>
            <w:proofErr w:type="spellEnd"/>
            <w:r w:rsidRPr="008A5E8B">
              <w:rPr>
                <w:rFonts w:asciiTheme="minorHAnsi" w:hAnsiTheme="minorHAnsi" w:cstheme="minorHAnsi"/>
                <w:sz w:val="18"/>
                <w:szCs w:val="18"/>
              </w:rPr>
              <w:t xml:space="preserve">}, {CELL | MAP}) </w:t>
            </w:r>
          </w:p>
          <w:p w14:paraId="258DF806"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NbrCircle</w:t>
            </w:r>
            <w:proofErr w:type="spellEnd"/>
            <w:r w:rsidRPr="008A5E8B">
              <w:rPr>
                <w:rFonts w:asciiTheme="minorHAnsi" w:hAnsiTheme="minorHAnsi" w:cstheme="minorHAnsi"/>
                <w:sz w:val="18"/>
                <w:szCs w:val="18"/>
              </w:rPr>
              <w:t xml:space="preserve">({radius}, {CELL | MAP} </w:t>
            </w:r>
          </w:p>
          <w:p w14:paraId="5270CFED"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({width}, {height}, {CELL | MAP}) </w:t>
            </w:r>
          </w:p>
          <w:p w14:paraId="4CE59774"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NbrWedge</w:t>
            </w:r>
            <w:proofErr w:type="spellEnd"/>
            <w:r w:rsidRPr="008A5E8B">
              <w:rPr>
                <w:rFonts w:asciiTheme="minorHAnsi" w:hAnsiTheme="minorHAnsi" w:cstheme="minorHAnsi"/>
                <w:sz w:val="18"/>
                <w:szCs w:val="18"/>
              </w:rPr>
              <w:t>({radius}, {</w:t>
            </w:r>
            <w:proofErr w:type="spellStart"/>
            <w:r w:rsidRPr="008A5E8B">
              <w:rPr>
                <w:rFonts w:asciiTheme="minorHAnsi" w:hAnsiTheme="minorHAnsi" w:cstheme="minorHAnsi"/>
                <w:sz w:val="18"/>
                <w:szCs w:val="18"/>
              </w:rPr>
              <w:t>start_angle</w:t>
            </w:r>
            <w:proofErr w:type="spellEnd"/>
            <w:r w:rsidRPr="008A5E8B">
              <w:rPr>
                <w:rFonts w:asciiTheme="minorHAnsi" w:hAnsiTheme="minorHAnsi" w:cstheme="minorHAnsi"/>
                <w:sz w:val="18"/>
                <w:szCs w:val="18"/>
              </w:rPr>
              <w:t>}, {</w:t>
            </w:r>
            <w:proofErr w:type="spellStart"/>
            <w:r w:rsidRPr="008A5E8B">
              <w:rPr>
                <w:rFonts w:asciiTheme="minorHAnsi" w:hAnsiTheme="minorHAnsi" w:cstheme="minorHAnsi"/>
                <w:sz w:val="18"/>
                <w:szCs w:val="18"/>
              </w:rPr>
              <w:t>end_angle</w:t>
            </w:r>
            <w:proofErr w:type="spellEnd"/>
            <w:r w:rsidRPr="008A5E8B">
              <w:rPr>
                <w:rFonts w:asciiTheme="minorHAnsi" w:hAnsiTheme="minorHAnsi" w:cstheme="minorHAnsi"/>
                <w:sz w:val="18"/>
                <w:szCs w:val="18"/>
              </w:rPr>
              <w:t xml:space="preserve">}, {CELL | MAP}) </w:t>
            </w:r>
          </w:p>
          <w:p w14:paraId="1EF02D9C" w14:textId="77777777" w:rsidR="00595DD4" w:rsidRPr="008A5E8B" w:rsidRDefault="00595DD4" w:rsidP="00595DD4">
            <w:pPr>
              <w:pStyle w:val="NormalWeb"/>
              <w:numPr>
                <w:ilvl w:val="0"/>
                <w:numId w:val="13"/>
              </w:numPr>
              <w:spacing w:before="0" w:beforeAutospacing="0" w:after="0" w:afterAutospacing="0"/>
              <w:rPr>
                <w:rFonts w:asciiTheme="minorHAnsi" w:hAnsiTheme="minorHAnsi" w:cstheme="minorHAnsi"/>
                <w:sz w:val="18"/>
                <w:szCs w:val="18"/>
              </w:rPr>
            </w:pPr>
            <w:proofErr w:type="spellStart"/>
            <w:r w:rsidRPr="008A5E8B">
              <w:rPr>
                <w:rFonts w:asciiTheme="minorHAnsi" w:hAnsiTheme="minorHAnsi" w:cstheme="minorHAnsi"/>
                <w:sz w:val="18"/>
                <w:szCs w:val="18"/>
              </w:rPr>
              <w:t>NbrIrregular</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kernel_file</w:t>
            </w:r>
            <w:proofErr w:type="spellEnd"/>
            <w:r w:rsidRPr="008A5E8B">
              <w:rPr>
                <w:rFonts w:asciiTheme="minorHAnsi" w:hAnsiTheme="minorHAnsi" w:cstheme="minorHAnsi"/>
                <w:sz w:val="18"/>
                <w:szCs w:val="18"/>
              </w:rPr>
              <w:t xml:space="preserve">) </w:t>
            </w:r>
          </w:p>
          <w:p w14:paraId="7F1285CC" w14:textId="77777777" w:rsidR="00595DD4" w:rsidRPr="008A5E8B" w:rsidRDefault="00595DD4" w:rsidP="00595DD4">
            <w:pPr>
              <w:pStyle w:val="NormalWeb"/>
              <w:numPr>
                <w:ilvl w:val="0"/>
                <w:numId w:val="13"/>
              </w:numPr>
              <w:spacing w:before="0" w:beforeAutospacing="0" w:after="120" w:afterAutospacing="0"/>
              <w:ind w:left="714" w:hanging="357"/>
              <w:rPr>
                <w:rFonts w:asciiTheme="minorHAnsi" w:hAnsiTheme="minorHAnsi" w:cstheme="minorHAnsi"/>
                <w:sz w:val="18"/>
                <w:szCs w:val="18"/>
              </w:rPr>
            </w:pPr>
            <w:proofErr w:type="spellStart"/>
            <w:r w:rsidRPr="008A5E8B">
              <w:rPr>
                <w:rFonts w:asciiTheme="minorHAnsi" w:hAnsiTheme="minorHAnsi" w:cstheme="minorHAnsi"/>
                <w:sz w:val="18"/>
                <w:szCs w:val="18"/>
              </w:rPr>
              <w:t>NbrWeight</w:t>
            </w:r>
            <w:proofErr w:type="spellEnd"/>
            <w:r w:rsidRPr="008A5E8B">
              <w:rPr>
                <w:rFonts w:asciiTheme="minorHAnsi" w:hAnsiTheme="minorHAnsi" w:cstheme="minorHAnsi"/>
                <w:sz w:val="18"/>
                <w:szCs w:val="18"/>
              </w:rPr>
              <w:t>(</w:t>
            </w:r>
            <w:proofErr w:type="spellStart"/>
            <w:r w:rsidRPr="008A5E8B">
              <w:rPr>
                <w:rFonts w:asciiTheme="minorHAnsi" w:hAnsiTheme="minorHAnsi" w:cstheme="minorHAnsi"/>
                <w:sz w:val="18"/>
                <w:szCs w:val="18"/>
              </w:rPr>
              <w:t>kernel_file</w:t>
            </w:r>
            <w:proofErr w:type="spellEnd"/>
            <w:r w:rsidRPr="008A5E8B">
              <w:rPr>
                <w:rFonts w:asciiTheme="minorHAnsi" w:hAnsiTheme="minorHAnsi" w:cstheme="minorHAnsi"/>
                <w:sz w:val="18"/>
                <w:szCs w:val="18"/>
              </w:rPr>
              <w:t xml:space="preserve">) </w:t>
            </w:r>
          </w:p>
          <w:p w14:paraId="04A3D1EF"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The {CELL | MAP} parameter defines the distance units as either being Cell units or Map units. The default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is a square </w:t>
            </w:r>
            <w:proofErr w:type="spellStart"/>
            <w:r w:rsidRPr="008A5E8B">
              <w:rPr>
                <w:rFonts w:asciiTheme="minorHAnsi" w:hAnsiTheme="minorHAnsi" w:cstheme="minorHAnsi"/>
                <w:sz w:val="18"/>
                <w:szCs w:val="18"/>
              </w:rPr>
              <w:t>NbrRectangle</w:t>
            </w:r>
            <w:proofErr w:type="spellEnd"/>
            <w:r w:rsidRPr="008A5E8B">
              <w:rPr>
                <w:rFonts w:asciiTheme="minorHAnsi" w:hAnsiTheme="minorHAnsi" w:cstheme="minorHAnsi"/>
                <w:sz w:val="18"/>
                <w:szCs w:val="18"/>
              </w:rPr>
              <w:t xml:space="preserve"> with a width and height of 3 cells.</w:t>
            </w:r>
          </w:p>
          <w:p w14:paraId="1BB963D1" w14:textId="77777777" w:rsidR="00595DD4" w:rsidRPr="008A5E8B" w:rsidRDefault="00595DD4" w:rsidP="009A0BD9">
            <w:pPr>
              <w:rPr>
                <w:rFonts w:asciiTheme="minorHAnsi" w:hAnsiTheme="minorHAnsi" w:cstheme="minorHAnsi"/>
                <w:vanish/>
                <w:sz w:val="18"/>
                <w:szCs w:val="18"/>
              </w:rPr>
            </w:pPr>
            <w:r w:rsidRPr="008A5E8B">
              <w:rPr>
                <w:rFonts w:asciiTheme="minorHAnsi" w:hAnsiTheme="minorHAnsi" w:cstheme="minorHAnsi"/>
                <w:b/>
                <w:bCs/>
                <w:vanish/>
                <w:sz w:val="18"/>
                <w:szCs w:val="18"/>
              </w:rPr>
              <w:t>Statistics type (optional)</w:t>
            </w:r>
            <w:r w:rsidRPr="008A5E8B">
              <w:rPr>
                <w:rFonts w:asciiTheme="minorHAnsi" w:hAnsiTheme="minorHAnsi" w:cstheme="minorHAnsi"/>
                <w:vanish/>
                <w:sz w:val="18"/>
                <w:szCs w:val="18"/>
              </w:rPr>
              <w:t xml:space="preserve"> </w:t>
            </w:r>
          </w:p>
          <w:p w14:paraId="3236FFED"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statistic type to be calculated.</w:t>
            </w:r>
          </w:p>
          <w:p w14:paraId="0304E704"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MEAN — Calculates the mean (average value) of the cells in the neighborhood. </w:t>
            </w:r>
          </w:p>
          <w:p w14:paraId="6E1F359B"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MAJORITY — Calculates the majority (value that occurs most often) of the cells in the neighborhood. </w:t>
            </w:r>
          </w:p>
          <w:p w14:paraId="3E585B25"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MAXIMUM — Calculates the maximum (largest value) of the cells in the neighborhood. </w:t>
            </w:r>
          </w:p>
          <w:p w14:paraId="5EAD7122"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MEDIAN — Calculates the median of the cells in the neighborhood. </w:t>
            </w:r>
          </w:p>
          <w:p w14:paraId="3EDA0543"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MINIMUM — Calculates the minimum (smallest value) of the cells in the neighborhood. </w:t>
            </w:r>
          </w:p>
          <w:p w14:paraId="4D08A1FF"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MINORITY — Calculates the minority (value that occurs least often) of the cells in the neighborhood. </w:t>
            </w:r>
          </w:p>
          <w:p w14:paraId="5F3B987D"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RANGE — Calculates the range (difference between largest and smallest value) of the cells in the neighborhood. </w:t>
            </w:r>
          </w:p>
          <w:p w14:paraId="0C55DFFC"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STD — Calculates the standard deviation of the cells in the neighborhood. </w:t>
            </w:r>
          </w:p>
          <w:p w14:paraId="557E8197"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SUM — Calculates the sum (total of all values) of the cells in the neighborhood. </w:t>
            </w:r>
          </w:p>
          <w:p w14:paraId="713E5CC9" w14:textId="77777777" w:rsidR="00595DD4" w:rsidRPr="008A5E8B" w:rsidRDefault="00595DD4" w:rsidP="00595DD4">
            <w:pPr>
              <w:pStyle w:val="NormalWeb"/>
              <w:numPr>
                <w:ilvl w:val="0"/>
                <w:numId w:val="26"/>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VARIETY — Calculates the variety (the number of unique values) of the cells in the neighborhood.</w:t>
            </w:r>
          </w:p>
          <w:p w14:paraId="007A908C"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The default statistic type is MEAN.</w:t>
            </w:r>
          </w:p>
          <w:p w14:paraId="7907F258" w14:textId="77777777" w:rsidR="00595DD4" w:rsidRPr="008A5E8B" w:rsidRDefault="00595DD4" w:rsidP="009A0BD9">
            <w:pPr>
              <w:rPr>
                <w:rFonts w:asciiTheme="minorHAnsi" w:hAnsiTheme="minorHAnsi" w:cstheme="minorHAnsi"/>
                <w:vanish/>
                <w:sz w:val="18"/>
                <w:szCs w:val="18"/>
              </w:rPr>
            </w:pPr>
            <w:r w:rsidRPr="008A5E8B">
              <w:rPr>
                <w:rFonts w:asciiTheme="minorHAnsi" w:hAnsiTheme="minorHAnsi" w:cstheme="minorHAnsi"/>
                <w:b/>
                <w:bCs/>
                <w:vanish/>
                <w:sz w:val="18"/>
                <w:szCs w:val="18"/>
              </w:rPr>
              <w:t>Ignore NoData (optional)</w:t>
            </w:r>
            <w:r w:rsidRPr="008A5E8B">
              <w:rPr>
                <w:rFonts w:asciiTheme="minorHAnsi" w:hAnsiTheme="minorHAnsi" w:cstheme="minorHAnsi"/>
                <w:vanish/>
                <w:sz w:val="18"/>
                <w:szCs w:val="18"/>
              </w:rPr>
              <w:t xml:space="preserve"> </w:t>
            </w:r>
          </w:p>
          <w:p w14:paraId="40E90F9C" w14:textId="77777777" w:rsidR="00595DD4" w:rsidRPr="008A5E8B" w:rsidRDefault="00595DD4" w:rsidP="009A0BD9">
            <w:pPr>
              <w:pStyle w:val="NormalWeb"/>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Denotes whether NoData values are ignored by the statistic calculation.</w:t>
            </w:r>
          </w:p>
          <w:p w14:paraId="4808996E"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 xml:space="preserve">DATA — Specifies that if a NoData value exists within a block neighborhood, the NoData value will be ignored. Only cells within the neighborhood that have data values will be used in determining the output value. This is the default. </w:t>
            </w:r>
          </w:p>
          <w:p w14:paraId="0CF2EEED" w14:textId="77777777" w:rsidR="00595DD4" w:rsidRPr="008A5E8B" w:rsidRDefault="00595DD4" w:rsidP="00595DD4">
            <w:pPr>
              <w:pStyle w:val="NormalWeb"/>
              <w:numPr>
                <w:ilvl w:val="0"/>
                <w:numId w:val="27"/>
              </w:numPr>
              <w:spacing w:before="0" w:beforeAutospacing="0" w:after="0" w:afterAutospacing="0"/>
              <w:rPr>
                <w:rFonts w:asciiTheme="minorHAnsi" w:hAnsiTheme="minorHAnsi" w:cstheme="minorHAnsi"/>
                <w:vanish/>
                <w:sz w:val="18"/>
                <w:szCs w:val="18"/>
              </w:rPr>
            </w:pPr>
            <w:r w:rsidRPr="008A5E8B">
              <w:rPr>
                <w:rFonts w:asciiTheme="minorHAnsi" w:hAnsiTheme="minorHAnsi" w:cstheme="minorHAnsi"/>
                <w:vanish/>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5EC4A508" w14:textId="77777777" w:rsidR="00595DD4" w:rsidRPr="008A5E8B" w:rsidRDefault="00595DD4" w:rsidP="009A0BD9">
            <w:pPr>
              <w:rPr>
                <w:rFonts w:asciiTheme="minorHAnsi" w:hAnsiTheme="minorHAnsi" w:cstheme="minorHAnsi"/>
                <w:sz w:val="18"/>
                <w:szCs w:val="18"/>
              </w:rPr>
            </w:pPr>
          </w:p>
          <w:p w14:paraId="38FC00D1" w14:textId="77777777" w:rsidR="00595DD4" w:rsidRPr="008A5E8B" w:rsidRDefault="00595DD4" w:rsidP="009A0BD9">
            <w:pPr>
              <w:rPr>
                <w:rFonts w:asciiTheme="minorHAnsi" w:hAnsiTheme="minorHAnsi" w:cstheme="minorHAnsi"/>
                <w:b/>
                <w:sz w:val="18"/>
                <w:szCs w:val="18"/>
              </w:rPr>
            </w:pPr>
            <w:proofErr w:type="spellStart"/>
            <w:r w:rsidRPr="008A5E8B">
              <w:rPr>
                <w:rFonts w:asciiTheme="minorHAnsi" w:hAnsiTheme="minorHAnsi" w:cstheme="minorHAnsi"/>
                <w:b/>
                <w:sz w:val="18"/>
                <w:szCs w:val="18"/>
              </w:rPr>
              <w:t>Neighborhood</w:t>
            </w:r>
            <w:proofErr w:type="spellEnd"/>
            <w:r w:rsidRPr="008A5E8B">
              <w:rPr>
                <w:rFonts w:asciiTheme="minorHAnsi" w:hAnsiTheme="minorHAnsi" w:cstheme="minorHAnsi"/>
                <w:b/>
                <w:sz w:val="18"/>
                <w:szCs w:val="18"/>
              </w:rPr>
              <w:t xml:space="preserve"> Settings: </w:t>
            </w:r>
            <w:r w:rsidRPr="008A5E8B">
              <w:rPr>
                <w:rFonts w:asciiTheme="minorHAnsi" w:hAnsiTheme="minorHAnsi" w:cstheme="minorHAnsi"/>
                <w:sz w:val="18"/>
                <w:szCs w:val="18"/>
              </w:rPr>
              <w:t>Defines the dimensions of neighbourhood class selected.</w:t>
            </w:r>
          </w:p>
          <w:p w14:paraId="36B834C2" w14:textId="77777777" w:rsidR="00595DD4" w:rsidRDefault="00595DD4" w:rsidP="009A0BD9">
            <w:pPr>
              <w:rPr>
                <w:rFonts w:asciiTheme="minorHAnsi" w:hAnsiTheme="minorHAnsi" w:cstheme="minorHAnsi"/>
                <w:sz w:val="18"/>
                <w:szCs w:val="18"/>
              </w:rPr>
            </w:pPr>
          </w:p>
          <w:p w14:paraId="1040495D" w14:textId="77777777" w:rsidR="0000465E" w:rsidRPr="00F01F5A" w:rsidRDefault="0000465E" w:rsidP="0000465E">
            <w:pPr>
              <w:rPr>
                <w:rFonts w:asciiTheme="minorHAnsi" w:hAnsiTheme="minorHAnsi" w:cstheme="minorHAnsi"/>
                <w:color w:val="000000"/>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w:t>
            </w:r>
            <w:r w:rsidRPr="0095589C">
              <w:rPr>
                <w:rFonts w:asciiTheme="minorHAnsi" w:hAnsiTheme="minorHAnsi" w:cstheme="minorHAnsi"/>
                <w:color w:val="000000"/>
                <w:sz w:val="18"/>
                <w:szCs w:val="18"/>
              </w:rPr>
              <w:t xml:space="preserve">Raster format for output geodata. You can choose from: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Grid, </w:t>
            </w:r>
            <w:proofErr w:type="spellStart"/>
            <w:r w:rsidRPr="0095589C">
              <w:rPr>
                <w:rFonts w:asciiTheme="minorHAnsi" w:hAnsiTheme="minorHAnsi" w:cstheme="minorHAnsi"/>
                <w:sz w:val="18"/>
                <w:szCs w:val="18"/>
              </w:rPr>
              <w:t>img</w:t>
            </w:r>
            <w:proofErr w:type="spellEnd"/>
            <w:r w:rsidRPr="0095589C">
              <w:rPr>
                <w:rFonts w:asciiTheme="minorHAnsi" w:hAnsiTheme="minorHAnsi" w:cstheme="minorHAnsi"/>
                <w:sz w:val="18"/>
                <w:szCs w:val="18"/>
              </w:rPr>
              <w:t xml:space="preserve"> (ERDAS IMAGINE) or </w:t>
            </w:r>
            <w:proofErr w:type="spellStart"/>
            <w:r w:rsidRPr="0095589C">
              <w:rPr>
                <w:rFonts w:asciiTheme="minorHAnsi" w:hAnsiTheme="minorHAnsi" w:cstheme="minorHAnsi"/>
                <w:sz w:val="18"/>
                <w:szCs w:val="18"/>
              </w:rPr>
              <w:t>tif</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GeoTIFF</w:t>
            </w:r>
            <w:proofErr w:type="spellEnd"/>
            <w:r w:rsidRPr="0095589C">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w:t>
            </w:r>
            <w:proofErr w:type="spellStart"/>
            <w:r w:rsidRPr="0095589C">
              <w:rPr>
                <w:rFonts w:asciiTheme="minorHAnsi" w:hAnsiTheme="minorHAnsi" w:cstheme="minorHAnsi"/>
                <w:sz w:val="18"/>
                <w:szCs w:val="18"/>
              </w:rPr>
              <w:t>Esri</w:t>
            </w:r>
            <w:proofErr w:type="spellEnd"/>
            <w:r w:rsidRPr="0095589C">
              <w:rPr>
                <w:rFonts w:asciiTheme="minorHAnsi" w:hAnsiTheme="minorHAnsi" w:cstheme="minorHAnsi"/>
                <w:sz w:val="18"/>
                <w:szCs w:val="18"/>
              </w:rPr>
              <w:t xml:space="preserve"> </w:t>
            </w:r>
            <w:proofErr w:type="spellStart"/>
            <w:r w:rsidRPr="0095589C">
              <w:rPr>
                <w:rFonts w:asciiTheme="minorHAnsi" w:hAnsiTheme="minorHAnsi" w:cstheme="minorHAnsi"/>
                <w:sz w:val="18"/>
                <w:szCs w:val="18"/>
              </w:rPr>
              <w:t>Grid’.</w:t>
            </w:r>
            <w:r w:rsidRPr="0095589C">
              <w:rPr>
                <w:rFonts w:asciiTheme="minorHAnsi" w:hAnsiTheme="minorHAnsi" w:cstheme="minorHAnsi"/>
                <w:color w:val="000000"/>
                <w:sz w:val="18"/>
                <w:szCs w:val="18"/>
              </w:rPr>
              <w:t>When</w:t>
            </w:r>
            <w:proofErr w:type="spellEnd"/>
            <w:r w:rsidRPr="0095589C">
              <w:rPr>
                <w:rFonts w:asciiTheme="minorHAnsi" w:hAnsiTheme="minorHAnsi" w:cstheme="minorHAnsi"/>
                <w:color w:val="000000"/>
                <w:sz w:val="18"/>
                <w:szCs w:val="18"/>
              </w:rPr>
              <w:t xml:space="preserve"> storing your raster geodata to a JPEG file, a JPEG 2000 file, a TIFF file, or a geodatabase, you can specify a compression type and compression quality wit</w:t>
            </w:r>
            <w:r>
              <w:rPr>
                <w:rFonts w:asciiTheme="minorHAnsi" w:hAnsiTheme="minorHAnsi" w:cstheme="minorHAnsi"/>
                <w:color w:val="000000"/>
                <w:sz w:val="18"/>
                <w:szCs w:val="18"/>
              </w:rPr>
              <w:t xml:space="preserve">hin the ‘Environment Settings’. </w:t>
            </w:r>
            <w:r>
              <w:rPr>
                <w:rFonts w:asciiTheme="minorHAnsi" w:hAnsiTheme="minorHAnsi" w:cstheme="minorHAnsi"/>
                <w:sz w:val="18"/>
                <w:szCs w:val="18"/>
              </w:rPr>
              <w:t>Select from:</w:t>
            </w:r>
          </w:p>
          <w:p w14:paraId="0D4B1DC6" w14:textId="77777777" w:rsidR="0000465E" w:rsidRDefault="0000465E" w:rsidP="0000465E">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Esri</w:t>
            </w:r>
            <w:proofErr w:type="spellEnd"/>
            <w:r>
              <w:rPr>
                <w:rFonts w:asciiTheme="minorHAnsi" w:hAnsiTheme="minorHAnsi" w:cstheme="minorHAnsi"/>
                <w:sz w:val="18"/>
                <w:szCs w:val="18"/>
              </w:rPr>
              <w:t xml:space="preserve"> Grid</w:t>
            </w:r>
          </w:p>
          <w:p w14:paraId="15C1F61F" w14:textId="77777777" w:rsidR="0000465E" w:rsidRDefault="0000465E" w:rsidP="0000465E">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tif</w:t>
            </w:r>
            <w:proofErr w:type="spellEnd"/>
            <w:r>
              <w:rPr>
                <w:rFonts w:asciiTheme="minorHAnsi" w:hAnsiTheme="minorHAnsi" w:cstheme="minorHAnsi"/>
                <w:sz w:val="18"/>
                <w:szCs w:val="18"/>
              </w:rPr>
              <w:t xml:space="preserve"> (</w:t>
            </w:r>
            <w:proofErr w:type="spellStart"/>
            <w:r>
              <w:rPr>
                <w:rFonts w:asciiTheme="minorHAnsi" w:hAnsiTheme="minorHAnsi" w:cstheme="minorHAnsi"/>
                <w:sz w:val="18"/>
                <w:szCs w:val="18"/>
              </w:rPr>
              <w:t>GeoTiff</w:t>
            </w:r>
            <w:proofErr w:type="spellEnd"/>
            <w:r>
              <w:rPr>
                <w:rFonts w:asciiTheme="minorHAnsi" w:hAnsiTheme="minorHAnsi" w:cstheme="minorHAnsi"/>
                <w:sz w:val="18"/>
                <w:szCs w:val="18"/>
              </w:rPr>
              <w:t xml:space="preserve"> file)</w:t>
            </w:r>
          </w:p>
          <w:p w14:paraId="4D0BB7C9" w14:textId="77777777" w:rsidR="0000465E" w:rsidRDefault="0000465E" w:rsidP="0000465E">
            <w:pPr>
              <w:pStyle w:val="NormalWeb"/>
              <w:numPr>
                <w:ilvl w:val="0"/>
                <w:numId w:val="20"/>
              </w:numPr>
              <w:spacing w:before="0" w:beforeAutospacing="0" w:after="0" w:afterAutospacing="0"/>
              <w:rPr>
                <w:rFonts w:asciiTheme="minorHAnsi" w:hAnsiTheme="minorHAnsi" w:cstheme="minorHAnsi"/>
                <w:sz w:val="18"/>
                <w:szCs w:val="18"/>
              </w:rPr>
            </w:pPr>
            <w:proofErr w:type="spellStart"/>
            <w:r>
              <w:rPr>
                <w:rFonts w:asciiTheme="minorHAnsi" w:hAnsiTheme="minorHAnsi" w:cstheme="minorHAnsi"/>
                <w:sz w:val="18"/>
                <w:szCs w:val="18"/>
              </w:rPr>
              <w:t>img</w:t>
            </w:r>
            <w:proofErr w:type="spellEnd"/>
            <w:r>
              <w:rPr>
                <w:rFonts w:asciiTheme="minorHAnsi" w:hAnsiTheme="minorHAnsi" w:cstheme="minorHAnsi"/>
                <w:sz w:val="18"/>
                <w:szCs w:val="18"/>
              </w:rPr>
              <w:t xml:space="preserve"> (Image file)</w:t>
            </w:r>
          </w:p>
          <w:p w14:paraId="72505E58" w14:textId="77777777" w:rsidR="0000465E" w:rsidRDefault="0000465E" w:rsidP="009A0BD9">
            <w:pPr>
              <w:rPr>
                <w:rFonts w:asciiTheme="minorHAnsi" w:hAnsiTheme="minorHAnsi" w:cstheme="minorHAnsi"/>
                <w:sz w:val="18"/>
                <w:szCs w:val="18"/>
              </w:rPr>
            </w:pPr>
          </w:p>
          <w:p w14:paraId="04649A68" w14:textId="77777777" w:rsidR="0000465E" w:rsidRPr="004D543E" w:rsidRDefault="0000465E" w:rsidP="0000465E">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22843F61" w14:textId="77777777" w:rsidR="0000465E" w:rsidRPr="004D543E" w:rsidRDefault="0000465E" w:rsidP="0000465E">
            <w:pPr>
              <w:autoSpaceDE w:val="0"/>
              <w:autoSpaceDN w:val="0"/>
              <w:adjustRightInd w:val="0"/>
              <w:rPr>
                <w:rFonts w:asciiTheme="minorHAnsi" w:hAnsiTheme="minorHAnsi" w:cstheme="minorHAnsi"/>
                <w:color w:val="000000"/>
                <w:sz w:val="18"/>
                <w:szCs w:val="18"/>
                <w:lang w:val="en-US" w:eastAsia="en-US"/>
              </w:rPr>
            </w:pPr>
          </w:p>
          <w:p w14:paraId="46803D89" w14:textId="77777777" w:rsidR="0000465E" w:rsidRPr="00D12309" w:rsidRDefault="0000465E" w:rsidP="0000465E">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0C58DAE" w14:textId="77777777" w:rsidR="0000465E" w:rsidRDefault="0000465E" w:rsidP="0000465E">
            <w:pPr>
              <w:autoSpaceDE w:val="0"/>
              <w:autoSpaceDN w:val="0"/>
              <w:adjustRightInd w:val="0"/>
              <w:rPr>
                <w:rFonts w:asciiTheme="minorHAnsi" w:hAnsiTheme="minorHAnsi" w:cstheme="minorHAnsi"/>
                <w:b/>
                <w:sz w:val="18"/>
                <w:szCs w:val="18"/>
              </w:rPr>
            </w:pPr>
          </w:p>
          <w:p w14:paraId="75D92F0A" w14:textId="77777777" w:rsidR="0000465E" w:rsidRDefault="0000465E" w:rsidP="0000465E">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7EE82E1" w14:textId="77777777" w:rsidR="0000465E" w:rsidRDefault="0000465E" w:rsidP="0000465E">
            <w:pPr>
              <w:autoSpaceDE w:val="0"/>
              <w:autoSpaceDN w:val="0"/>
              <w:adjustRightInd w:val="0"/>
              <w:rPr>
                <w:rFonts w:asciiTheme="minorHAnsi" w:eastAsiaTheme="minorHAnsi" w:hAnsiTheme="minorHAnsi" w:cstheme="minorHAnsi"/>
                <w:color w:val="000000"/>
                <w:sz w:val="18"/>
                <w:szCs w:val="18"/>
                <w:lang w:eastAsia="en-US"/>
              </w:rPr>
            </w:pPr>
          </w:p>
          <w:p w14:paraId="041FA91D" w14:textId="77777777" w:rsidR="0000465E" w:rsidRPr="00170A4B" w:rsidRDefault="0000465E" w:rsidP="0000465E">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BC775C8" w14:textId="77777777" w:rsidR="0000465E" w:rsidRPr="008A5E8B" w:rsidRDefault="0000465E" w:rsidP="0000465E">
            <w:pPr>
              <w:rPr>
                <w:rFonts w:asciiTheme="minorHAnsi" w:hAnsiTheme="minorHAnsi" w:cstheme="minorHAnsi"/>
                <w:sz w:val="18"/>
                <w:szCs w:val="18"/>
              </w:rPr>
            </w:pPr>
          </w:p>
          <w:p w14:paraId="2DFE66C1" w14:textId="0FB3B839" w:rsidR="0000465E" w:rsidRPr="008A5E8B" w:rsidRDefault="0000465E" w:rsidP="0000465E">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results table file is given the name </w:t>
            </w:r>
            <w:r w:rsidRPr="0000465E">
              <w:rPr>
                <w:rFonts w:asciiTheme="minorHAnsi" w:hAnsiTheme="minorHAnsi" w:cstheme="minorHAnsi"/>
                <w:b/>
                <w:sz w:val="18"/>
                <w:szCs w:val="18"/>
              </w:rPr>
              <w:t>“</w:t>
            </w:r>
            <w:proofErr w:type="spellStart"/>
            <w:r w:rsidRPr="0000465E">
              <w:rPr>
                <w:rFonts w:asciiTheme="minorHAnsi" w:hAnsiTheme="minorHAnsi" w:cstheme="minorHAnsi"/>
                <w:b/>
                <w:sz w:val="18"/>
                <w:szCs w:val="18"/>
              </w:rPr>
              <w:t>BlockStatisticsRasterTool</w:t>
            </w:r>
            <w:r w:rsidRPr="0000465E">
              <w:rPr>
                <w:rFonts w:asciiTheme="minorHAnsi" w:hAnsiTheme="minorHAnsi" w:cstheme="minorHAnsi"/>
                <w:b/>
                <w:sz w:val="18"/>
                <w:szCs w:val="18"/>
              </w:rPr>
              <w:t>_</w:t>
            </w:r>
            <w:r w:rsidRPr="0000465E">
              <w:rPr>
                <w:rFonts w:asciiTheme="minorHAnsi" w:hAnsiTheme="minorHAnsi" w:cstheme="minorHAnsi"/>
                <w:b/>
                <w:i/>
                <w:sz w:val="18"/>
                <w:szCs w:val="18"/>
              </w:rPr>
              <w:t>date_time</w:t>
            </w:r>
            <w:proofErr w:type="spellEnd"/>
            <w:r w:rsidRPr="0000465E">
              <w:rPr>
                <w:rFonts w:asciiTheme="minorHAnsi" w:hAnsiTheme="minorHAnsi" w:cstheme="minorHAnsi"/>
                <w:b/>
                <w:i/>
                <w:sz w:val="18"/>
                <w:szCs w:val="18"/>
              </w:rPr>
              <w:t>”</w:t>
            </w:r>
            <w:r w:rsidRPr="008A5E8B">
              <w:rPr>
                <w:rFonts w:asciiTheme="minorHAnsi" w:hAnsiTheme="minorHAnsi" w:cstheme="minorHAnsi"/>
                <w:i/>
                <w:sz w:val="18"/>
                <w:szCs w:val="18"/>
              </w:rPr>
              <w:t xml:space="preserv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243641CC" w14:textId="77777777" w:rsidR="0000465E" w:rsidRDefault="0000465E" w:rsidP="009A0BD9">
            <w:pPr>
              <w:rPr>
                <w:rFonts w:asciiTheme="minorHAnsi" w:hAnsiTheme="minorHAnsi" w:cstheme="minorHAnsi"/>
                <w:sz w:val="18"/>
                <w:szCs w:val="18"/>
              </w:rPr>
            </w:pPr>
          </w:p>
          <w:p w14:paraId="6323E40E" w14:textId="77777777" w:rsidR="0000465E" w:rsidRPr="00BF5C3A" w:rsidRDefault="0000465E" w:rsidP="0000465E">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lastRenderedPageBreak/>
              <w:t>&lt;&lt;</w:t>
            </w:r>
            <w:r>
              <w:rPr>
                <w:rFonts w:asciiTheme="minorHAnsi" w:hAnsiTheme="minorHAnsi" w:cstheme="minorHAnsi"/>
                <w:b/>
                <w:color w:val="000020"/>
                <w:sz w:val="18"/>
                <w:szCs w:val="18"/>
              </w:rPr>
              <w:t>Options&gt;&gt;</w:t>
            </w:r>
          </w:p>
          <w:p w14:paraId="53CCC05B"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b/>
                <w:sz w:val="18"/>
                <w:szCs w:val="18"/>
              </w:rPr>
              <w:t>Statistics type (optional):</w:t>
            </w:r>
            <w:r w:rsidRPr="008A5E8B">
              <w:rPr>
                <w:rFonts w:asciiTheme="minorHAnsi" w:hAnsiTheme="minorHAnsi" w:cstheme="minorHAnsi"/>
                <w:sz w:val="18"/>
                <w:szCs w:val="18"/>
              </w:rPr>
              <w:t xml:space="preserve"> The statistic type to be calculated, the default statistic type is MEAN. Select from the following:</w:t>
            </w:r>
          </w:p>
          <w:p w14:paraId="70FC40A4"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MEAN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mean (average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848CEC3"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MAJORITY — Calculates the majority (value that occurs most often)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3C30D9FE"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MAXIMUM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maximum (largest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3927C63B"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MEDIAN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median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45ECA0EC"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MINIMUM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minimum (smallest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21E64F42"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MINORITY — Calculates the minority (value that occurs least often)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B7B626F"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RANGE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range (difference between largest and smallest value)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677BEC6D"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STD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standard deviation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82A02F8" w14:textId="77777777" w:rsidR="00595DD4" w:rsidRPr="008A5E8B" w:rsidRDefault="00595DD4" w:rsidP="00595DD4">
            <w:pPr>
              <w:pStyle w:val="NormalWeb"/>
              <w:numPr>
                <w:ilvl w:val="0"/>
                <w:numId w:val="25"/>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SUM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sum (total of all values)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w:t>
            </w:r>
          </w:p>
          <w:p w14:paraId="1EC090C1" w14:textId="77777777" w:rsidR="00595DD4" w:rsidRPr="008A5E8B" w:rsidRDefault="00595DD4" w:rsidP="00595DD4">
            <w:pPr>
              <w:pStyle w:val="NormalWeb"/>
              <w:numPr>
                <w:ilvl w:val="0"/>
                <w:numId w:val="25"/>
              </w:numPr>
              <w:spacing w:before="0" w:beforeAutospacing="0" w:after="120" w:afterAutospacing="0"/>
              <w:ind w:left="714" w:hanging="357"/>
              <w:rPr>
                <w:rFonts w:asciiTheme="minorHAnsi" w:hAnsiTheme="minorHAnsi" w:cstheme="minorHAnsi"/>
                <w:sz w:val="18"/>
                <w:szCs w:val="18"/>
              </w:rPr>
            </w:pPr>
            <w:r w:rsidRPr="008A5E8B">
              <w:rPr>
                <w:rFonts w:asciiTheme="minorHAnsi" w:hAnsiTheme="minorHAnsi" w:cstheme="minorHAnsi"/>
                <w:sz w:val="18"/>
                <w:szCs w:val="18"/>
              </w:rPr>
              <w:t xml:space="preserve">VARIETY — </w:t>
            </w:r>
            <w:proofErr w:type="gramStart"/>
            <w:r w:rsidRPr="008A5E8B">
              <w:rPr>
                <w:rFonts w:asciiTheme="minorHAnsi" w:hAnsiTheme="minorHAnsi" w:cstheme="minorHAnsi"/>
                <w:sz w:val="18"/>
                <w:szCs w:val="18"/>
              </w:rPr>
              <w:t>Calculates</w:t>
            </w:r>
            <w:proofErr w:type="gramEnd"/>
            <w:r w:rsidRPr="008A5E8B">
              <w:rPr>
                <w:rFonts w:asciiTheme="minorHAnsi" w:hAnsiTheme="minorHAnsi" w:cstheme="minorHAnsi"/>
                <w:sz w:val="18"/>
                <w:szCs w:val="18"/>
              </w:rPr>
              <w:t xml:space="preserve"> the variety (the number of unique values) of the cells 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w:t>
            </w:r>
          </w:p>
          <w:p w14:paraId="5C7DF97A" w14:textId="77777777" w:rsidR="00595DD4" w:rsidRPr="008A5E8B" w:rsidRDefault="00595DD4" w:rsidP="009A0BD9">
            <w:pPr>
              <w:pStyle w:val="NormalWeb"/>
              <w:spacing w:before="0" w:beforeAutospacing="0" w:after="0" w:afterAutospacing="0"/>
              <w:rPr>
                <w:rFonts w:asciiTheme="minorHAnsi" w:hAnsiTheme="minorHAnsi" w:cstheme="minorHAnsi"/>
                <w:sz w:val="18"/>
                <w:szCs w:val="18"/>
              </w:rPr>
            </w:pPr>
          </w:p>
          <w:p w14:paraId="67D8B474" w14:textId="77777777" w:rsidR="00595DD4" w:rsidRPr="008A5E8B" w:rsidRDefault="00595DD4" w:rsidP="009A0BD9">
            <w:pPr>
              <w:pStyle w:val="NormalWeb"/>
              <w:spacing w:before="0" w:beforeAutospacing="0" w:after="0" w:afterAutospacing="0"/>
              <w:rPr>
                <w:rFonts w:asciiTheme="minorHAnsi" w:hAnsiTheme="minorHAnsi" w:cstheme="minorHAnsi"/>
                <w:b/>
                <w:sz w:val="18"/>
                <w:szCs w:val="18"/>
              </w:rPr>
            </w:pPr>
            <w:r w:rsidRPr="008A5E8B">
              <w:rPr>
                <w:rFonts w:asciiTheme="minorHAnsi" w:hAnsiTheme="minorHAnsi" w:cstheme="minorHAnsi"/>
                <w:b/>
                <w:sz w:val="18"/>
                <w:szCs w:val="18"/>
              </w:rPr>
              <w:t xml:space="preserve">Ignore NoData (optional): </w:t>
            </w:r>
            <w:r w:rsidRPr="008A5E8B">
              <w:rPr>
                <w:rFonts w:asciiTheme="minorHAnsi" w:hAnsiTheme="minorHAnsi" w:cstheme="minorHAnsi"/>
                <w:sz w:val="18"/>
                <w:szCs w:val="18"/>
              </w:rPr>
              <w:t>Denotes whether NoData values are ignored by the statistic calculation. Select from:</w:t>
            </w:r>
          </w:p>
          <w:p w14:paraId="7F8FBEFF" w14:textId="77777777" w:rsidR="00595DD4" w:rsidRPr="008A5E8B"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DATA — </w:t>
            </w:r>
            <w:proofErr w:type="gramStart"/>
            <w:r w:rsidRPr="008A5E8B">
              <w:rPr>
                <w:rFonts w:asciiTheme="minorHAnsi" w:hAnsiTheme="minorHAnsi" w:cstheme="minorHAnsi"/>
                <w:sz w:val="18"/>
                <w:szCs w:val="18"/>
              </w:rPr>
              <w:t>Specifies</w:t>
            </w:r>
            <w:proofErr w:type="gramEnd"/>
            <w:r w:rsidRPr="008A5E8B">
              <w:rPr>
                <w:rFonts w:asciiTheme="minorHAnsi" w:hAnsiTheme="minorHAnsi" w:cstheme="minorHAnsi"/>
                <w:sz w:val="18"/>
                <w:szCs w:val="18"/>
              </w:rPr>
              <w:t xml:space="preserve"> that if a NoData value exists within a block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the NoData value will be ignored. Only cells within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that have data values will be used in determining the output value. This is the default. </w:t>
            </w:r>
          </w:p>
          <w:p w14:paraId="489F3C50" w14:textId="77777777" w:rsidR="00595DD4" w:rsidRDefault="00595DD4" w:rsidP="00595DD4">
            <w:pPr>
              <w:pStyle w:val="NormalWeb"/>
              <w:numPr>
                <w:ilvl w:val="0"/>
                <w:numId w:val="14"/>
              </w:numPr>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NODATA — </w:t>
            </w:r>
            <w:proofErr w:type="gramStart"/>
            <w:r w:rsidRPr="008A5E8B">
              <w:rPr>
                <w:rFonts w:asciiTheme="minorHAnsi" w:hAnsiTheme="minorHAnsi" w:cstheme="minorHAnsi"/>
                <w:sz w:val="18"/>
                <w:szCs w:val="18"/>
              </w:rPr>
              <w:t>Specifies</w:t>
            </w:r>
            <w:proofErr w:type="gramEnd"/>
            <w:r w:rsidRPr="008A5E8B">
              <w:rPr>
                <w:rFonts w:asciiTheme="minorHAnsi" w:hAnsiTheme="minorHAnsi" w:cstheme="minorHAnsi"/>
                <w:sz w:val="18"/>
                <w:szCs w:val="18"/>
              </w:rPr>
              <w:t xml:space="preserve"> that if any cell in a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 xml:space="preserve"> has a value of NoData, the output for each cell in the corresponding block will receive NoData. With this option, the presence of a NoData value implies that there is insufficient information to determine the statistic value for the </w:t>
            </w:r>
            <w:proofErr w:type="spellStart"/>
            <w:r w:rsidRPr="008A5E8B">
              <w:rPr>
                <w:rFonts w:asciiTheme="minorHAnsi" w:hAnsiTheme="minorHAnsi" w:cstheme="minorHAnsi"/>
                <w:sz w:val="18"/>
                <w:szCs w:val="18"/>
              </w:rPr>
              <w:t>neighborhood</w:t>
            </w:r>
            <w:proofErr w:type="spellEnd"/>
            <w:r w:rsidRPr="008A5E8B">
              <w:rPr>
                <w:rFonts w:asciiTheme="minorHAnsi" w:hAnsiTheme="minorHAnsi" w:cstheme="minorHAnsi"/>
                <w:sz w:val="18"/>
                <w:szCs w:val="18"/>
              </w:rPr>
              <w:t>.</w:t>
            </w:r>
          </w:p>
          <w:p w14:paraId="6155DA3B" w14:textId="77777777" w:rsidR="0000465E" w:rsidRDefault="0000465E" w:rsidP="0000465E">
            <w:pPr>
              <w:pStyle w:val="NormalWeb"/>
              <w:spacing w:before="0" w:beforeAutospacing="0" w:after="0" w:afterAutospacing="0"/>
              <w:rPr>
                <w:rFonts w:asciiTheme="minorHAnsi" w:hAnsiTheme="minorHAnsi" w:cstheme="minorHAnsi"/>
                <w:sz w:val="18"/>
                <w:szCs w:val="18"/>
              </w:rPr>
            </w:pPr>
          </w:p>
          <w:p w14:paraId="2380ED97" w14:textId="77777777" w:rsidR="0000465E" w:rsidRPr="00BF5C3A" w:rsidRDefault="0000465E" w:rsidP="0000465E">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24276F0E" w14:textId="77777777" w:rsidR="0000465E" w:rsidRDefault="0000465E" w:rsidP="0000465E">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17DC4494" w14:textId="77777777" w:rsidR="0000465E" w:rsidRDefault="0000465E" w:rsidP="0000465E">
            <w:pPr>
              <w:autoSpaceDE w:val="0"/>
              <w:autoSpaceDN w:val="0"/>
              <w:adjustRightInd w:val="0"/>
              <w:rPr>
                <w:rFonts w:asciiTheme="minorHAnsi" w:hAnsiTheme="minorHAnsi" w:cstheme="minorHAnsi"/>
                <w:color w:val="000020"/>
                <w:sz w:val="18"/>
                <w:szCs w:val="18"/>
              </w:rPr>
            </w:pPr>
          </w:p>
          <w:p w14:paraId="783FA918" w14:textId="77777777" w:rsidR="0000465E" w:rsidRDefault="0000465E" w:rsidP="0000465E">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35A20404" w14:textId="77777777" w:rsidR="0000465E" w:rsidRDefault="0000465E" w:rsidP="0000465E">
            <w:pPr>
              <w:pStyle w:val="NormalWeb"/>
              <w:spacing w:before="0" w:beforeAutospacing="0" w:after="0" w:afterAutospacing="0"/>
              <w:rPr>
                <w:rFonts w:asciiTheme="minorHAnsi" w:hAnsiTheme="minorHAnsi" w:cstheme="minorHAnsi"/>
                <w:sz w:val="18"/>
                <w:szCs w:val="18"/>
              </w:rPr>
            </w:pPr>
          </w:p>
          <w:p w14:paraId="1FD9B6AF" w14:textId="77777777" w:rsidR="00595DD4" w:rsidRPr="008A5E8B" w:rsidRDefault="00943AA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7E422772" w14:textId="77777777" w:rsidR="00595DD4" w:rsidRPr="008A5E8B" w:rsidRDefault="00595DD4" w:rsidP="009A0BD9">
            <w:pPr>
              <w:rPr>
                <w:rFonts w:asciiTheme="minorHAnsi" w:hAnsiTheme="minorHAnsi" w:cstheme="minorHAnsi"/>
                <w:sz w:val="18"/>
                <w:szCs w:val="18"/>
              </w:rPr>
            </w:pPr>
          </w:p>
        </w:tc>
      </w:tr>
    </w:tbl>
    <w:p w14:paraId="7BC997B7" w14:textId="77777777" w:rsidR="00595DD4" w:rsidRDefault="00595DD4" w:rsidP="00595DD4">
      <w:r>
        <w:lastRenderedPageBreak/>
        <w:br w:type="page"/>
      </w:r>
    </w:p>
    <w:p w14:paraId="538C06B9" w14:textId="77777777" w:rsidR="00595DD4" w:rsidRPr="008D78B4" w:rsidRDefault="00595DD4" w:rsidP="00595DD4">
      <w:pPr>
        <w:pStyle w:val="Heading3"/>
      </w:pPr>
      <w:bookmarkStart w:id="164" w:name="_Raster_&gt;_Build"/>
      <w:bookmarkStart w:id="165" w:name="_Toc476903414"/>
      <w:bookmarkEnd w:id="164"/>
      <w:r>
        <w:lastRenderedPageBreak/>
        <w:t xml:space="preserve">Raster &gt; </w:t>
      </w:r>
      <w:r w:rsidRPr="00391361">
        <w:t xml:space="preserve">Build </w:t>
      </w:r>
      <w:r>
        <w:t>Attribute Table</w:t>
      </w:r>
      <w:bookmarkEnd w:id="165"/>
    </w:p>
    <w:tbl>
      <w:tblPr>
        <w:tblStyle w:val="TableGrid"/>
        <w:tblW w:w="0" w:type="auto"/>
        <w:tblLook w:val="04A0" w:firstRow="1" w:lastRow="0" w:firstColumn="1" w:lastColumn="0" w:noHBand="0" w:noVBand="1"/>
      </w:tblPr>
      <w:tblGrid>
        <w:gridCol w:w="3186"/>
        <w:gridCol w:w="10762"/>
      </w:tblGrid>
      <w:tr w:rsidR="00595DD4" w:rsidRPr="00194F8B" w14:paraId="7605824A" w14:textId="77777777" w:rsidTr="009A0BD9">
        <w:trPr>
          <w:tblHeader/>
        </w:trPr>
        <w:tc>
          <w:tcPr>
            <w:tcW w:w="2736" w:type="dxa"/>
          </w:tcPr>
          <w:p w14:paraId="3DEABC40"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7144C34E"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7B45ED4" w14:textId="77777777" w:rsidTr="009A0BD9">
        <w:tc>
          <w:tcPr>
            <w:tcW w:w="2736" w:type="dxa"/>
          </w:tcPr>
          <w:p w14:paraId="4C6453EF" w14:textId="77777777" w:rsidR="00595DD4" w:rsidRPr="00194F8B" w:rsidRDefault="00595DD4" w:rsidP="009A0BD9">
            <w:pPr>
              <w:rPr>
                <w:rFonts w:asciiTheme="minorHAnsi" w:hAnsiTheme="minorHAnsi" w:cstheme="minorHAnsi"/>
                <w:sz w:val="18"/>
                <w:szCs w:val="18"/>
              </w:rPr>
            </w:pPr>
          </w:p>
          <w:p w14:paraId="3FF4C5D3" w14:textId="609CC1CA" w:rsidR="00595DD4" w:rsidRPr="00194F8B" w:rsidRDefault="00595DD4" w:rsidP="009A0BD9">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797504" behindDoc="0" locked="0" layoutInCell="1" allowOverlap="1" wp14:anchorId="67193AFC" wp14:editId="412E29BC">
                      <wp:simplePos x="0" y="0"/>
                      <wp:positionH relativeFrom="column">
                        <wp:posOffset>582872</wp:posOffset>
                      </wp:positionH>
                      <wp:positionV relativeFrom="paragraph">
                        <wp:posOffset>1006302</wp:posOffset>
                      </wp:positionV>
                      <wp:extent cx="1294534" cy="236132"/>
                      <wp:effectExtent l="0" t="0" r="20320"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4534"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307B923" id="Oval 66" o:spid="_x0000_s1026" style="position:absolute;margin-left:45.9pt;margin-top:79.25pt;width:101.95pt;height:18.6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" filled="f" strokecolor="red" strokeweight="2pt"/>
                  </w:pict>
                </mc:Fallback>
              </mc:AlternateContent>
            </w:r>
            <w:r w:rsidR="00104A69">
              <w:rPr>
                <w:noProof/>
              </w:rPr>
              <w:drawing>
                <wp:inline distT="0" distB="0" distL="0" distR="0" wp14:anchorId="78C3577E" wp14:editId="7900794D">
                  <wp:extent cx="1876425" cy="3333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76425" cy="3333750"/>
                          </a:xfrm>
                          <a:prstGeom prst="rect">
                            <a:avLst/>
                          </a:prstGeom>
                        </pic:spPr>
                      </pic:pic>
                    </a:graphicData>
                  </a:graphic>
                </wp:inline>
              </w:drawing>
            </w:r>
          </w:p>
        </w:tc>
        <w:tc>
          <w:tcPr>
            <w:tcW w:w="11151" w:type="dxa"/>
          </w:tcPr>
          <w:p w14:paraId="2C560CDD" w14:textId="77777777" w:rsidR="00595DD4" w:rsidRPr="00194F8B" w:rsidRDefault="00595DD4" w:rsidP="009A0BD9">
            <w:pPr>
              <w:rPr>
                <w:rFonts w:asciiTheme="minorHAnsi" w:hAnsiTheme="minorHAnsi" w:cstheme="minorHAnsi"/>
                <w:b/>
                <w:sz w:val="18"/>
                <w:szCs w:val="18"/>
              </w:rPr>
            </w:pPr>
          </w:p>
          <w:p w14:paraId="7C38529F" w14:textId="77777777" w:rsidR="00595DD4" w:rsidRDefault="00595DD4" w:rsidP="009A0BD9">
            <w:pPr>
              <w:rPr>
                <w:rFonts w:asciiTheme="minorHAnsi" w:hAnsiTheme="minorHAnsi" w:cstheme="minorHAnsi"/>
                <w:sz w:val="18"/>
                <w:szCs w:val="18"/>
              </w:rPr>
            </w:pPr>
            <w:r w:rsidRPr="00194F8B">
              <w:rPr>
                <w:rFonts w:asciiTheme="minorHAnsi" w:hAnsiTheme="minorHAnsi" w:cstheme="minorHAnsi"/>
                <w:sz w:val="18"/>
                <w:szCs w:val="18"/>
              </w:rPr>
              <w:t xml:space="preserve">This tool builds the raster attribute table (RAT) for raster feature classes that do not have one. The tool uses the standard ArcGIS ‘Build Raster Attribute Table (Data Management)’ tool. For more detailed help see </w:t>
            </w:r>
            <w:hyperlink r:id="rId93" w:history="1">
              <w:r w:rsidRPr="00194F8B">
                <w:rPr>
                  <w:rStyle w:val="Hyperlink"/>
                  <w:rFonts w:asciiTheme="minorHAnsi" w:hAnsiTheme="minorHAnsi" w:cstheme="minorHAnsi"/>
                  <w:sz w:val="18"/>
                  <w:szCs w:val="18"/>
                </w:rPr>
                <w:t>ESRI Help for the ‘Build Raster Attribute Table</w:t>
              </w:r>
              <w:r>
                <w:rPr>
                  <w:rStyle w:val="Hyperlink"/>
                  <w:rFonts w:asciiTheme="minorHAnsi" w:hAnsiTheme="minorHAnsi" w:cstheme="minorHAnsi"/>
                  <w:sz w:val="18"/>
                  <w:szCs w:val="18"/>
                </w:rPr>
                <w:t xml:space="preserve">’ 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Pr>
                <w:rFonts w:asciiTheme="minorHAnsi" w:hAnsiTheme="minorHAnsi" w:cstheme="minorHAnsi"/>
                <w:sz w:val="18"/>
                <w:szCs w:val="18"/>
              </w:rPr>
              <w:t>.</w:t>
            </w:r>
          </w:p>
          <w:p w14:paraId="67151DA7" w14:textId="77777777" w:rsidR="0000465E" w:rsidRDefault="0000465E" w:rsidP="009A0BD9">
            <w:pPr>
              <w:rPr>
                <w:rFonts w:asciiTheme="minorHAnsi" w:hAnsiTheme="minorHAnsi" w:cstheme="minorHAnsi"/>
                <w:sz w:val="18"/>
                <w:szCs w:val="18"/>
              </w:rPr>
            </w:pPr>
          </w:p>
          <w:p w14:paraId="42CE72FD" w14:textId="77777777" w:rsidR="0000465E" w:rsidRDefault="0000465E" w:rsidP="0000465E">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Pr>
                <w:rFonts w:asciiTheme="minorHAnsi" w:hAnsiTheme="minorHAnsi" w:cstheme="minorHAnsi"/>
                <w:i/>
                <w:sz w:val="18"/>
                <w:szCs w:val="18"/>
              </w:rPr>
              <w:t>ap</w:t>
            </w:r>
            <w:r w:rsidRPr="00194F8B">
              <w:rPr>
                <w:rFonts w:asciiTheme="minorHAnsi" w:hAnsiTheme="minorHAnsi" w:cstheme="minorHAnsi"/>
                <w:i/>
                <w:sz w:val="18"/>
                <w:szCs w:val="18"/>
              </w:rPr>
              <w:t xml:space="preserve"> you will need to remove and then re-add the geodata layer to view the RAT after it has been built using this tool.</w:t>
            </w:r>
            <w:r>
              <w:rPr>
                <w:rFonts w:asciiTheme="minorHAnsi" w:hAnsiTheme="minorHAnsi" w:cstheme="minorHAnsi"/>
                <w:sz w:val="18"/>
                <w:szCs w:val="18"/>
              </w:rPr>
              <w:t xml:space="preserve"> </w:t>
            </w:r>
          </w:p>
          <w:p w14:paraId="17C6A3E3" w14:textId="77777777" w:rsidR="00595DD4" w:rsidRPr="00194F8B" w:rsidRDefault="00595DD4" w:rsidP="009A0BD9">
            <w:pPr>
              <w:pStyle w:val="NormalWeb"/>
              <w:spacing w:before="0" w:beforeAutospacing="0" w:after="0" w:afterAutospacing="0"/>
              <w:rPr>
                <w:rFonts w:asciiTheme="minorHAnsi" w:hAnsiTheme="minorHAnsi" w:cstheme="minorHAnsi"/>
                <w:sz w:val="18"/>
                <w:szCs w:val="18"/>
              </w:rPr>
            </w:pPr>
          </w:p>
          <w:p w14:paraId="3A89F456" w14:textId="77777777"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596F5BE9" w14:textId="77777777" w:rsidR="00595DD4" w:rsidRDefault="00595DD4" w:rsidP="009A0BD9">
            <w:pPr>
              <w:rPr>
                <w:rFonts w:asciiTheme="minorHAnsi" w:hAnsiTheme="minorHAnsi" w:cstheme="minorHAnsi"/>
                <w:b/>
                <w:sz w:val="18"/>
                <w:szCs w:val="18"/>
              </w:rPr>
            </w:pPr>
          </w:p>
          <w:p w14:paraId="2025DD3A" w14:textId="77777777" w:rsidR="00595DD4" w:rsidRPr="006F7364" w:rsidRDefault="00595DD4" w:rsidP="009A0BD9">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67A4BCE7" w14:textId="77777777" w:rsidR="00595DD4" w:rsidRDefault="00595DD4" w:rsidP="009A0BD9">
            <w:pPr>
              <w:rPr>
                <w:rFonts w:asciiTheme="minorHAnsi" w:hAnsiTheme="minorHAnsi" w:cstheme="minorHAnsi"/>
                <w:sz w:val="18"/>
                <w:szCs w:val="18"/>
              </w:rPr>
            </w:pPr>
          </w:p>
          <w:p w14:paraId="35EFEB05" w14:textId="75D22E7F"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b/>
                <w:sz w:val="18"/>
                <w:szCs w:val="18"/>
              </w:rPr>
              <w:t>Overwrite existing</w:t>
            </w:r>
            <w:r>
              <w:rPr>
                <w:rFonts w:asciiTheme="minorHAnsi" w:hAnsiTheme="minorHAnsi" w:cstheme="minorHAnsi"/>
                <w:b/>
                <w:sz w:val="18"/>
                <w:szCs w:val="18"/>
              </w:rPr>
              <w:t xml:space="preserve"> table (tick box)</w:t>
            </w:r>
            <w:r w:rsidRPr="00194F8B">
              <w:rPr>
                <w:rFonts w:asciiTheme="minorHAnsi" w:hAnsiTheme="minorHAnsi" w:cstheme="minorHAnsi"/>
                <w:b/>
                <w:sz w:val="18"/>
                <w:szCs w:val="18"/>
              </w:rPr>
              <w:t xml:space="preserve">: </w:t>
            </w:r>
            <w:r>
              <w:rPr>
                <w:rFonts w:asciiTheme="minorHAnsi" w:hAnsiTheme="minorHAnsi" w:cstheme="minorHAnsi"/>
                <w:sz w:val="18"/>
                <w:szCs w:val="18"/>
              </w:rPr>
              <w:t xml:space="preserve">Tick this box </w:t>
            </w:r>
            <w:r w:rsidRPr="00194F8B">
              <w:rPr>
                <w:rFonts w:asciiTheme="minorHAnsi" w:hAnsiTheme="minorHAnsi" w:cstheme="minorHAnsi"/>
                <w:sz w:val="18"/>
                <w:szCs w:val="18"/>
              </w:rPr>
              <w:t>if you want to overwrite the existing RAT</w:t>
            </w:r>
            <w:ins w:id="166" w:author="Tom Barrett" w:date="2017-05-05T13:21:00Z">
              <w:r w:rsidR="00C91E73">
                <w:rPr>
                  <w:rFonts w:asciiTheme="minorHAnsi" w:hAnsiTheme="minorHAnsi" w:cstheme="minorHAnsi"/>
                  <w:sz w:val="18"/>
                  <w:szCs w:val="18"/>
                </w:rPr>
                <w:t xml:space="preserve"> and all </w:t>
              </w:r>
              <w:r w:rsidR="00C91E73">
                <w:rPr>
                  <w:rFonts w:asciiTheme="minorHAnsi" w:hAnsiTheme="minorHAnsi" w:cstheme="minorHAnsi"/>
                  <w:sz w:val="18"/>
                  <w:szCs w:val="18"/>
                </w:rPr>
                <w:t xml:space="preserve">fields </w:t>
              </w:r>
              <w:r w:rsidR="00C91E73">
                <w:rPr>
                  <w:rFonts w:asciiTheme="minorHAnsi" w:hAnsiTheme="minorHAnsi" w:cstheme="minorHAnsi"/>
                  <w:sz w:val="18"/>
                  <w:szCs w:val="18"/>
                </w:rPr>
                <w:t>in the old RAT will be lost</w:t>
              </w:r>
            </w:ins>
            <w:r w:rsidRPr="00194F8B">
              <w:rPr>
                <w:rFonts w:asciiTheme="minorHAnsi" w:hAnsiTheme="minorHAnsi" w:cstheme="minorHAnsi"/>
                <w:sz w:val="18"/>
                <w:szCs w:val="18"/>
              </w:rPr>
              <w:t>.</w:t>
            </w:r>
          </w:p>
          <w:p w14:paraId="5017F762" w14:textId="77777777" w:rsidR="00595DD4" w:rsidRPr="006F7364" w:rsidRDefault="00595DD4" w:rsidP="009A0BD9">
            <w:pPr>
              <w:rPr>
                <w:rFonts w:asciiTheme="minorHAnsi" w:hAnsiTheme="minorHAnsi" w:cstheme="minorHAnsi"/>
                <w:sz w:val="18"/>
                <w:szCs w:val="18"/>
              </w:rPr>
            </w:pPr>
          </w:p>
          <w:p w14:paraId="427A38E7"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5E5C8A3" w14:textId="77777777" w:rsidR="00595DD4" w:rsidRPr="004D543E" w:rsidRDefault="00595DD4" w:rsidP="009A0BD9">
            <w:pPr>
              <w:autoSpaceDE w:val="0"/>
              <w:autoSpaceDN w:val="0"/>
              <w:adjustRightInd w:val="0"/>
              <w:rPr>
                <w:rFonts w:asciiTheme="minorHAnsi" w:hAnsiTheme="minorHAnsi" w:cstheme="minorHAnsi"/>
                <w:color w:val="000000"/>
                <w:sz w:val="18"/>
                <w:szCs w:val="18"/>
                <w:lang w:val="en-US" w:eastAsia="en-US"/>
              </w:rPr>
            </w:pPr>
          </w:p>
          <w:p w14:paraId="3B4F036F"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1439A94"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798E1720"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B1A0E06" w14:textId="77777777" w:rsidR="00595DD4" w:rsidRDefault="00595DD4" w:rsidP="009A0BD9">
            <w:pPr>
              <w:autoSpaceDE w:val="0"/>
              <w:autoSpaceDN w:val="0"/>
              <w:adjustRightInd w:val="0"/>
              <w:rPr>
                <w:rFonts w:asciiTheme="minorHAnsi" w:eastAsiaTheme="minorHAnsi" w:hAnsiTheme="minorHAnsi" w:cstheme="minorHAnsi"/>
                <w:color w:val="000000"/>
                <w:sz w:val="18"/>
                <w:szCs w:val="18"/>
                <w:lang w:eastAsia="en-US"/>
              </w:rPr>
            </w:pPr>
          </w:p>
          <w:p w14:paraId="1198EF7F" w14:textId="77777777" w:rsidR="00595DD4" w:rsidRPr="00170A4B" w:rsidRDefault="00595DD4"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328A385" w14:textId="77777777" w:rsidR="00595DD4" w:rsidRPr="00D12309" w:rsidRDefault="00595DD4" w:rsidP="009A0BD9">
            <w:pPr>
              <w:autoSpaceDE w:val="0"/>
              <w:autoSpaceDN w:val="0"/>
              <w:adjustRightInd w:val="0"/>
              <w:rPr>
                <w:rFonts w:asciiTheme="minorHAnsi" w:hAnsiTheme="minorHAnsi" w:cstheme="minorHAnsi"/>
                <w:color w:val="000000"/>
                <w:sz w:val="18"/>
                <w:szCs w:val="18"/>
                <w:lang w:val="en-US" w:eastAsia="en-US"/>
              </w:rPr>
            </w:pPr>
          </w:p>
          <w:p w14:paraId="3915EAA0" w14:textId="77777777" w:rsidR="00595DD4" w:rsidRDefault="00595DD4" w:rsidP="009A0BD9">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BuildRasterTableRaster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8D6D6A4" w14:textId="77777777" w:rsidR="00595DD4" w:rsidRPr="00194F8B" w:rsidRDefault="00595DD4" w:rsidP="009A0BD9">
            <w:pPr>
              <w:rPr>
                <w:rFonts w:asciiTheme="minorHAnsi" w:hAnsiTheme="minorHAnsi" w:cstheme="minorHAnsi"/>
                <w:sz w:val="18"/>
                <w:szCs w:val="18"/>
              </w:rPr>
            </w:pPr>
          </w:p>
          <w:p w14:paraId="04F5153E" w14:textId="77777777"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493C9FD3" w14:textId="77777777" w:rsidR="00595DD4" w:rsidRPr="00194F8B" w:rsidRDefault="00595DD4" w:rsidP="009A0BD9">
            <w:pPr>
              <w:rPr>
                <w:rFonts w:asciiTheme="minorHAnsi" w:hAnsiTheme="minorHAnsi" w:cstheme="minorHAnsi"/>
                <w:sz w:val="18"/>
                <w:szCs w:val="18"/>
              </w:rPr>
            </w:pPr>
          </w:p>
          <w:p w14:paraId="75D6F0AB" w14:textId="77777777" w:rsidR="00595DD4" w:rsidRPr="00194F8B" w:rsidRDefault="00943AA9" w:rsidP="009A0BD9">
            <w:pPr>
              <w:jc w:val="right"/>
              <w:rPr>
                <w:rFonts w:asciiTheme="minorHAnsi" w:hAnsiTheme="minorHAnsi" w:cstheme="minorHAnsi"/>
                <w:i/>
                <w:sz w:val="18"/>
                <w:szCs w:val="18"/>
              </w:rPr>
            </w:pPr>
            <w:hyperlink w:anchor="_Summary_of_Grid" w:history="1">
              <w:r w:rsidR="00595DD4" w:rsidRPr="002D2336">
                <w:rPr>
                  <w:rStyle w:val="Hyperlink"/>
                  <w:rFonts w:asciiTheme="minorHAnsi" w:hAnsiTheme="minorHAnsi" w:cstheme="minorHAnsi"/>
                  <w:sz w:val="18"/>
                  <w:szCs w:val="18"/>
                </w:rPr>
                <w:t>Link back to Summary of Grid Garage Tools</w:t>
              </w:r>
            </w:hyperlink>
          </w:p>
          <w:p w14:paraId="51DBC8D4" w14:textId="77777777" w:rsidR="00595DD4" w:rsidRPr="00194F8B" w:rsidRDefault="00595DD4" w:rsidP="009A0BD9">
            <w:pPr>
              <w:rPr>
                <w:rFonts w:asciiTheme="minorHAnsi" w:hAnsiTheme="minorHAnsi" w:cstheme="minorHAnsi"/>
                <w:b/>
                <w:i/>
                <w:sz w:val="18"/>
                <w:szCs w:val="18"/>
              </w:rPr>
            </w:pPr>
          </w:p>
        </w:tc>
      </w:tr>
    </w:tbl>
    <w:p w14:paraId="5DA6E7D8" w14:textId="77777777" w:rsidR="00595DD4" w:rsidRDefault="00595DD4" w:rsidP="00595DD4"/>
    <w:p w14:paraId="1C8DE3ED" w14:textId="77777777" w:rsidR="00595DD4" w:rsidRPr="008D78B4" w:rsidRDefault="00595DD4" w:rsidP="00595DD4">
      <w:pPr>
        <w:pStyle w:val="Heading3"/>
      </w:pPr>
      <w:bookmarkStart w:id="167" w:name="_Raster_&gt;_Calculate"/>
      <w:bookmarkStart w:id="168" w:name="_Toc476903415"/>
      <w:bookmarkEnd w:id="167"/>
      <w:r>
        <w:lastRenderedPageBreak/>
        <w:t xml:space="preserve">Raster &gt; </w:t>
      </w:r>
      <w:r w:rsidRPr="00391361">
        <w:t>Calculate Statistics</w:t>
      </w:r>
      <w:bookmarkEnd w:id="168"/>
    </w:p>
    <w:tbl>
      <w:tblPr>
        <w:tblStyle w:val="TableGrid"/>
        <w:tblW w:w="0" w:type="auto"/>
        <w:tblLook w:val="04A0" w:firstRow="1" w:lastRow="0" w:firstColumn="1" w:lastColumn="0" w:noHBand="0" w:noVBand="1"/>
      </w:tblPr>
      <w:tblGrid>
        <w:gridCol w:w="3186"/>
        <w:gridCol w:w="10762"/>
      </w:tblGrid>
      <w:tr w:rsidR="00595DD4" w:rsidRPr="00194F8B" w14:paraId="2455EE98" w14:textId="77777777" w:rsidTr="009A0BD9">
        <w:trPr>
          <w:tblHeader/>
        </w:trPr>
        <w:tc>
          <w:tcPr>
            <w:tcW w:w="2122" w:type="dxa"/>
          </w:tcPr>
          <w:p w14:paraId="0A6DB1CD"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2D4AA984" w14:textId="77777777" w:rsidR="00595DD4" w:rsidRPr="00194F8B" w:rsidRDefault="00595DD4" w:rsidP="009A0BD9">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595DD4" w:rsidRPr="00194F8B" w14:paraId="78CE4195" w14:textId="77777777" w:rsidTr="009A0BD9">
        <w:tc>
          <w:tcPr>
            <w:tcW w:w="2122" w:type="dxa"/>
          </w:tcPr>
          <w:p w14:paraId="0FAEF532" w14:textId="77777777" w:rsidR="00595DD4" w:rsidRPr="00194F8B" w:rsidRDefault="00595DD4" w:rsidP="009A0BD9">
            <w:pPr>
              <w:rPr>
                <w:rFonts w:asciiTheme="minorHAnsi" w:hAnsiTheme="minorHAnsi" w:cstheme="minorHAnsi"/>
                <w:sz w:val="18"/>
                <w:szCs w:val="18"/>
              </w:rPr>
            </w:pPr>
          </w:p>
          <w:p w14:paraId="46012694" w14:textId="70851FF8" w:rsidR="00595DD4" w:rsidRPr="00194F8B" w:rsidRDefault="00595DD4" w:rsidP="009A0BD9">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99552" behindDoc="0" locked="0" layoutInCell="1" allowOverlap="1" wp14:anchorId="51D6F856" wp14:editId="35C70146">
                      <wp:simplePos x="0" y="0"/>
                      <wp:positionH relativeFrom="column">
                        <wp:posOffset>556895</wp:posOffset>
                      </wp:positionH>
                      <wp:positionV relativeFrom="paragraph">
                        <wp:posOffset>1183120</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6DFD4C7" id="Oval 66" o:spid="_x0000_s1026" style="position:absolute;margin-left:43.85pt;margin-top:93.15pt;width:92.7pt;height:18.6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" filled="f" strokecolor="red" strokeweight="2pt"/>
                  </w:pict>
                </mc:Fallback>
              </mc:AlternateContent>
            </w:r>
            <w:r w:rsidR="00104A69">
              <w:rPr>
                <w:noProof/>
              </w:rPr>
              <w:drawing>
                <wp:inline distT="0" distB="0" distL="0" distR="0" wp14:anchorId="3E2850D3" wp14:editId="2BB17F80">
                  <wp:extent cx="1876425" cy="33337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76425" cy="3333750"/>
                          </a:xfrm>
                          <a:prstGeom prst="rect">
                            <a:avLst/>
                          </a:prstGeom>
                        </pic:spPr>
                      </pic:pic>
                    </a:graphicData>
                  </a:graphic>
                </wp:inline>
              </w:drawing>
            </w:r>
          </w:p>
          <w:p w14:paraId="3531C413" w14:textId="77777777" w:rsidR="00595DD4" w:rsidRDefault="00595DD4" w:rsidP="009A0BD9">
            <w:pPr>
              <w:rPr>
                <w:rFonts w:asciiTheme="minorHAnsi" w:hAnsiTheme="minorHAnsi" w:cstheme="minorHAnsi"/>
                <w:sz w:val="18"/>
                <w:szCs w:val="18"/>
              </w:rPr>
            </w:pPr>
          </w:p>
          <w:p w14:paraId="513BCB3E" w14:textId="77777777" w:rsidR="00595DD4" w:rsidRDefault="00595DD4" w:rsidP="009A0BD9">
            <w:pPr>
              <w:rPr>
                <w:rFonts w:asciiTheme="minorHAnsi" w:hAnsiTheme="minorHAnsi" w:cstheme="minorHAnsi"/>
                <w:sz w:val="18"/>
                <w:szCs w:val="18"/>
              </w:rPr>
            </w:pPr>
          </w:p>
          <w:p w14:paraId="7DF0E828" w14:textId="77777777" w:rsidR="00595DD4" w:rsidRDefault="00595DD4" w:rsidP="009A0BD9">
            <w:pPr>
              <w:rPr>
                <w:rFonts w:asciiTheme="minorHAnsi" w:hAnsiTheme="minorHAnsi" w:cstheme="minorHAnsi"/>
                <w:sz w:val="18"/>
                <w:szCs w:val="18"/>
              </w:rPr>
            </w:pPr>
          </w:p>
          <w:p w14:paraId="1E07302F" w14:textId="77777777" w:rsidR="00595DD4" w:rsidRDefault="00595DD4" w:rsidP="009A0BD9">
            <w:pPr>
              <w:rPr>
                <w:rFonts w:asciiTheme="minorHAnsi" w:hAnsiTheme="minorHAnsi" w:cstheme="minorHAnsi"/>
                <w:sz w:val="18"/>
                <w:szCs w:val="18"/>
              </w:rPr>
            </w:pPr>
          </w:p>
          <w:p w14:paraId="14D0330C" w14:textId="77777777" w:rsidR="00595DD4" w:rsidRDefault="00595DD4" w:rsidP="009A0BD9">
            <w:pPr>
              <w:rPr>
                <w:rFonts w:asciiTheme="minorHAnsi" w:hAnsiTheme="minorHAnsi" w:cstheme="minorHAnsi"/>
                <w:sz w:val="18"/>
                <w:szCs w:val="18"/>
              </w:rPr>
            </w:pPr>
          </w:p>
          <w:p w14:paraId="12432123" w14:textId="77777777" w:rsidR="00595DD4" w:rsidRDefault="00595DD4" w:rsidP="009A0BD9">
            <w:pPr>
              <w:rPr>
                <w:rFonts w:asciiTheme="minorHAnsi" w:hAnsiTheme="minorHAnsi" w:cstheme="minorHAnsi"/>
                <w:sz w:val="18"/>
                <w:szCs w:val="18"/>
              </w:rPr>
            </w:pPr>
          </w:p>
          <w:p w14:paraId="345B0406" w14:textId="77777777" w:rsidR="00595DD4" w:rsidRDefault="00595DD4" w:rsidP="009A0BD9">
            <w:pPr>
              <w:rPr>
                <w:rFonts w:asciiTheme="minorHAnsi" w:hAnsiTheme="minorHAnsi" w:cstheme="minorHAnsi"/>
                <w:sz w:val="18"/>
                <w:szCs w:val="18"/>
              </w:rPr>
            </w:pPr>
          </w:p>
          <w:p w14:paraId="22B61886" w14:textId="77777777" w:rsidR="00595DD4" w:rsidRDefault="00595DD4" w:rsidP="009A0BD9">
            <w:pPr>
              <w:rPr>
                <w:rFonts w:asciiTheme="minorHAnsi" w:hAnsiTheme="minorHAnsi" w:cstheme="minorHAnsi"/>
                <w:sz w:val="18"/>
                <w:szCs w:val="18"/>
              </w:rPr>
            </w:pPr>
          </w:p>
          <w:p w14:paraId="3ED784F4" w14:textId="77777777" w:rsidR="00595DD4" w:rsidRDefault="00595DD4" w:rsidP="009A0BD9">
            <w:pPr>
              <w:rPr>
                <w:rFonts w:asciiTheme="minorHAnsi" w:hAnsiTheme="minorHAnsi" w:cstheme="minorHAnsi"/>
                <w:sz w:val="18"/>
                <w:szCs w:val="18"/>
              </w:rPr>
            </w:pPr>
          </w:p>
          <w:p w14:paraId="6D1447EC" w14:textId="77777777" w:rsidR="00595DD4" w:rsidRDefault="00595DD4" w:rsidP="009A0BD9">
            <w:pPr>
              <w:rPr>
                <w:rFonts w:asciiTheme="minorHAnsi" w:hAnsiTheme="minorHAnsi" w:cstheme="minorHAnsi"/>
                <w:sz w:val="18"/>
                <w:szCs w:val="18"/>
              </w:rPr>
            </w:pPr>
          </w:p>
          <w:p w14:paraId="3E182D48" w14:textId="77777777" w:rsidR="00595DD4" w:rsidRDefault="00595DD4" w:rsidP="009A0BD9">
            <w:pPr>
              <w:rPr>
                <w:rFonts w:asciiTheme="minorHAnsi" w:hAnsiTheme="minorHAnsi" w:cstheme="minorHAnsi"/>
                <w:sz w:val="18"/>
                <w:szCs w:val="18"/>
              </w:rPr>
            </w:pPr>
          </w:p>
          <w:p w14:paraId="408E096F" w14:textId="77777777" w:rsidR="00595DD4" w:rsidRDefault="00595DD4" w:rsidP="009A0BD9">
            <w:pPr>
              <w:rPr>
                <w:rFonts w:asciiTheme="minorHAnsi" w:hAnsiTheme="minorHAnsi" w:cstheme="minorHAnsi"/>
                <w:sz w:val="18"/>
                <w:szCs w:val="18"/>
              </w:rPr>
            </w:pPr>
          </w:p>
          <w:p w14:paraId="240CBED8" w14:textId="77777777" w:rsidR="00595DD4" w:rsidRDefault="00595DD4" w:rsidP="009A0BD9">
            <w:pPr>
              <w:rPr>
                <w:rFonts w:asciiTheme="minorHAnsi" w:hAnsiTheme="minorHAnsi" w:cstheme="minorHAnsi"/>
                <w:sz w:val="18"/>
                <w:szCs w:val="18"/>
              </w:rPr>
            </w:pPr>
          </w:p>
          <w:p w14:paraId="18021DF1" w14:textId="77777777" w:rsidR="00595DD4" w:rsidRDefault="00595DD4" w:rsidP="009A0BD9">
            <w:pPr>
              <w:rPr>
                <w:rFonts w:asciiTheme="minorHAnsi" w:hAnsiTheme="minorHAnsi" w:cstheme="minorHAnsi"/>
                <w:sz w:val="18"/>
                <w:szCs w:val="18"/>
              </w:rPr>
            </w:pPr>
          </w:p>
          <w:p w14:paraId="2443663E" w14:textId="77777777" w:rsidR="00595DD4" w:rsidRDefault="00595DD4" w:rsidP="009A0BD9">
            <w:pPr>
              <w:rPr>
                <w:rFonts w:asciiTheme="minorHAnsi" w:hAnsiTheme="minorHAnsi" w:cstheme="minorHAnsi"/>
                <w:sz w:val="18"/>
                <w:szCs w:val="18"/>
              </w:rPr>
            </w:pPr>
          </w:p>
          <w:p w14:paraId="48B61B22" w14:textId="77777777" w:rsidR="00595DD4" w:rsidRDefault="00595DD4" w:rsidP="009A0BD9">
            <w:pPr>
              <w:rPr>
                <w:rFonts w:asciiTheme="minorHAnsi" w:hAnsiTheme="minorHAnsi" w:cstheme="minorHAnsi"/>
                <w:sz w:val="18"/>
                <w:szCs w:val="18"/>
              </w:rPr>
            </w:pPr>
          </w:p>
          <w:p w14:paraId="0D3BD38D" w14:textId="77777777" w:rsidR="00595DD4" w:rsidRDefault="00595DD4" w:rsidP="009A0BD9">
            <w:pPr>
              <w:rPr>
                <w:rFonts w:asciiTheme="minorHAnsi" w:hAnsiTheme="minorHAnsi" w:cstheme="minorHAnsi"/>
                <w:sz w:val="18"/>
                <w:szCs w:val="18"/>
              </w:rPr>
            </w:pPr>
          </w:p>
          <w:p w14:paraId="4B2F86CA" w14:textId="77777777" w:rsidR="00595DD4" w:rsidRDefault="00595DD4" w:rsidP="009A0BD9">
            <w:pPr>
              <w:rPr>
                <w:rFonts w:asciiTheme="minorHAnsi" w:hAnsiTheme="minorHAnsi" w:cstheme="minorHAnsi"/>
                <w:sz w:val="18"/>
                <w:szCs w:val="18"/>
              </w:rPr>
            </w:pPr>
          </w:p>
          <w:p w14:paraId="7952C08E" w14:textId="77777777" w:rsidR="00595DD4" w:rsidRDefault="00595DD4" w:rsidP="009A0BD9">
            <w:pPr>
              <w:rPr>
                <w:rFonts w:asciiTheme="minorHAnsi" w:hAnsiTheme="minorHAnsi" w:cstheme="minorHAnsi"/>
                <w:sz w:val="18"/>
                <w:szCs w:val="18"/>
              </w:rPr>
            </w:pPr>
          </w:p>
          <w:p w14:paraId="76B20B3B" w14:textId="77777777" w:rsidR="00595DD4" w:rsidRDefault="00595DD4" w:rsidP="009A0BD9">
            <w:pPr>
              <w:rPr>
                <w:rFonts w:asciiTheme="minorHAnsi" w:hAnsiTheme="minorHAnsi" w:cstheme="minorHAnsi"/>
                <w:sz w:val="18"/>
                <w:szCs w:val="18"/>
              </w:rPr>
            </w:pPr>
          </w:p>
          <w:p w14:paraId="2765DC2F" w14:textId="77777777" w:rsidR="00595DD4" w:rsidRDefault="00595DD4" w:rsidP="009A0BD9">
            <w:pPr>
              <w:rPr>
                <w:rFonts w:asciiTheme="minorHAnsi" w:hAnsiTheme="minorHAnsi" w:cstheme="minorHAnsi"/>
                <w:sz w:val="18"/>
                <w:szCs w:val="18"/>
              </w:rPr>
            </w:pPr>
          </w:p>
          <w:p w14:paraId="09BCB365" w14:textId="77777777" w:rsidR="00595DD4" w:rsidRDefault="00595DD4" w:rsidP="009A0BD9">
            <w:pPr>
              <w:rPr>
                <w:rFonts w:asciiTheme="minorHAnsi" w:hAnsiTheme="minorHAnsi" w:cstheme="minorHAnsi"/>
                <w:sz w:val="18"/>
                <w:szCs w:val="18"/>
              </w:rPr>
            </w:pPr>
          </w:p>
          <w:p w14:paraId="273AE5A3" w14:textId="77777777" w:rsidR="00595DD4" w:rsidRDefault="00595DD4" w:rsidP="009A0BD9">
            <w:pPr>
              <w:rPr>
                <w:rFonts w:asciiTheme="minorHAnsi" w:hAnsiTheme="minorHAnsi" w:cstheme="minorHAnsi"/>
                <w:sz w:val="18"/>
                <w:szCs w:val="18"/>
              </w:rPr>
            </w:pPr>
          </w:p>
          <w:p w14:paraId="19885DAF" w14:textId="77777777" w:rsidR="00595DD4" w:rsidRDefault="00595DD4" w:rsidP="009A0BD9">
            <w:pPr>
              <w:rPr>
                <w:rFonts w:asciiTheme="minorHAnsi" w:hAnsiTheme="minorHAnsi" w:cstheme="minorHAnsi"/>
                <w:sz w:val="18"/>
                <w:szCs w:val="18"/>
              </w:rPr>
            </w:pPr>
          </w:p>
          <w:p w14:paraId="1F7EB048" w14:textId="77777777" w:rsidR="00595DD4" w:rsidRDefault="00595DD4" w:rsidP="009A0BD9">
            <w:pPr>
              <w:rPr>
                <w:rFonts w:asciiTheme="minorHAnsi" w:hAnsiTheme="minorHAnsi" w:cstheme="minorHAnsi"/>
                <w:sz w:val="18"/>
                <w:szCs w:val="18"/>
              </w:rPr>
            </w:pPr>
          </w:p>
          <w:p w14:paraId="5A3D8C5A" w14:textId="77777777" w:rsidR="00595DD4" w:rsidRDefault="00595DD4" w:rsidP="009A0BD9">
            <w:pPr>
              <w:rPr>
                <w:rFonts w:asciiTheme="minorHAnsi" w:hAnsiTheme="minorHAnsi" w:cstheme="minorHAnsi"/>
                <w:sz w:val="18"/>
                <w:szCs w:val="18"/>
              </w:rPr>
            </w:pPr>
          </w:p>
          <w:p w14:paraId="063E3C81" w14:textId="77777777" w:rsidR="00595DD4" w:rsidRDefault="00595DD4" w:rsidP="009A0BD9">
            <w:pPr>
              <w:rPr>
                <w:rFonts w:asciiTheme="minorHAnsi" w:hAnsiTheme="minorHAnsi" w:cstheme="minorHAnsi"/>
                <w:sz w:val="18"/>
                <w:szCs w:val="18"/>
              </w:rPr>
            </w:pPr>
          </w:p>
          <w:p w14:paraId="1CA3D23E" w14:textId="77777777" w:rsidR="00595DD4" w:rsidRDefault="00595DD4" w:rsidP="009A0BD9">
            <w:pPr>
              <w:rPr>
                <w:rFonts w:asciiTheme="minorHAnsi" w:hAnsiTheme="minorHAnsi" w:cstheme="minorHAnsi"/>
                <w:sz w:val="18"/>
                <w:szCs w:val="18"/>
              </w:rPr>
            </w:pPr>
          </w:p>
          <w:p w14:paraId="53C562E6" w14:textId="511CB63D" w:rsidR="00595DD4" w:rsidRPr="00194F8B" w:rsidRDefault="00595DD4" w:rsidP="009A0BD9">
            <w:pPr>
              <w:rPr>
                <w:rFonts w:asciiTheme="minorHAnsi" w:hAnsiTheme="minorHAnsi" w:cstheme="minorHAnsi"/>
                <w:sz w:val="18"/>
                <w:szCs w:val="18"/>
              </w:rPr>
            </w:pPr>
          </w:p>
        </w:tc>
        <w:tc>
          <w:tcPr>
            <w:tcW w:w="11765" w:type="dxa"/>
          </w:tcPr>
          <w:p w14:paraId="566FEB3E" w14:textId="77777777" w:rsidR="00595DD4" w:rsidRPr="008B72E6" w:rsidRDefault="00595DD4" w:rsidP="009A0BD9">
            <w:pPr>
              <w:rPr>
                <w:rFonts w:asciiTheme="minorHAnsi" w:hAnsiTheme="minorHAnsi" w:cstheme="minorHAnsi"/>
                <w:b/>
                <w:sz w:val="18"/>
                <w:szCs w:val="18"/>
              </w:rPr>
            </w:pPr>
          </w:p>
          <w:p w14:paraId="1EA093A0" w14:textId="77777777" w:rsidR="00595DD4" w:rsidRDefault="00595DD4" w:rsidP="009A0BD9">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 geodata which allows ArcMap to properly stretch and symbolize raster geodata for display. The tool uses the standard ArcGIS ‘Calculate Statistics (</w:t>
            </w:r>
            <w:r>
              <w:rPr>
                <w:rFonts w:asciiTheme="minorHAnsi" w:hAnsiTheme="minorHAnsi" w:cstheme="minorHAnsi"/>
                <w:sz w:val="18"/>
                <w:szCs w:val="18"/>
              </w:rPr>
              <w:t>Raster</w:t>
            </w:r>
            <w:r w:rsidRPr="008B72E6">
              <w:rPr>
                <w:rFonts w:asciiTheme="minorHAnsi" w:hAnsiTheme="minorHAnsi" w:cstheme="minorHAnsi"/>
                <w:sz w:val="18"/>
                <w:szCs w:val="18"/>
              </w:rPr>
              <w:t xml:space="preserve">)’ tool. For more detailed help see </w:t>
            </w:r>
            <w:hyperlink r:id="rId94" w:history="1">
              <w:r w:rsidRPr="007262E3">
                <w:rPr>
                  <w:rStyle w:val="Hyperlink"/>
                  <w:rFonts w:asciiTheme="minorHAnsi" w:hAnsiTheme="minorHAnsi" w:cstheme="minorHAnsi"/>
                  <w:sz w:val="18"/>
                  <w:szCs w:val="18"/>
                </w:rPr>
                <w:t>ESRI Help</w:t>
              </w:r>
              <w:r>
                <w:rPr>
                  <w:rStyle w:val="Hyperlink"/>
                  <w:rFonts w:asciiTheme="minorHAnsi" w:hAnsiTheme="minorHAnsi" w:cstheme="minorHAnsi"/>
                  <w:sz w:val="18"/>
                  <w:szCs w:val="18"/>
                </w:rPr>
                <w:t xml:space="preserve"> for the ‘Calculate Statistics’ in the Raster T</w:t>
              </w:r>
              <w:r w:rsidRPr="007262E3">
                <w:rPr>
                  <w:rStyle w:val="Hyperlink"/>
                  <w:rFonts w:asciiTheme="minorHAnsi" w:hAnsiTheme="minorHAnsi" w:cstheme="minorHAnsi"/>
                  <w:sz w:val="18"/>
                  <w:szCs w:val="18"/>
                </w:rPr>
                <w:t>ool</w:t>
              </w:r>
              <w:r>
                <w:rPr>
                  <w:rStyle w:val="Hyperlink"/>
                  <w:rFonts w:asciiTheme="minorHAnsi" w:hAnsiTheme="minorHAnsi" w:cstheme="minorHAnsi"/>
                  <w:sz w:val="18"/>
                  <w:szCs w:val="18"/>
                </w:rPr>
                <w:t>box</w:t>
              </w:r>
              <w:r w:rsidRPr="007262E3">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7262E3">
                <w:rPr>
                  <w:rStyle w:val="Hyperlink"/>
                  <w:rFonts w:asciiTheme="minorHAnsi" w:hAnsiTheme="minorHAnsi" w:cstheme="minorHAnsi"/>
                  <w:sz w:val="18"/>
                  <w:szCs w:val="18"/>
                </w:rPr>
                <w:t>)</w:t>
              </w:r>
            </w:hyperlink>
            <w:r w:rsidRPr="008B72E6">
              <w:rPr>
                <w:rFonts w:asciiTheme="minorHAnsi" w:hAnsiTheme="minorHAnsi" w:cstheme="minorHAnsi"/>
                <w:sz w:val="18"/>
                <w:szCs w:val="18"/>
              </w:rPr>
              <w:t>.</w:t>
            </w:r>
          </w:p>
          <w:p w14:paraId="234D867E" w14:textId="77777777" w:rsidR="002E4893" w:rsidRPr="008B72E6" w:rsidRDefault="002E4893" w:rsidP="002E4893">
            <w:pPr>
              <w:rPr>
                <w:rFonts w:asciiTheme="minorHAnsi" w:hAnsiTheme="minorHAnsi" w:cstheme="minorHAnsi"/>
                <w:sz w:val="18"/>
                <w:szCs w:val="18"/>
              </w:rPr>
            </w:pPr>
          </w:p>
          <w:p w14:paraId="702D63D7" w14:textId="77777777" w:rsidR="002E4893" w:rsidRPr="008B72E6" w:rsidRDefault="002E4893" w:rsidP="002E4893">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If you calculate statistics for a raster that is being displayed in ArcMap you will need to remove and then re-add the geodata layer to view the statistics after it has been built using this tool.</w:t>
            </w:r>
            <w:r w:rsidRPr="008B72E6">
              <w:rPr>
                <w:rFonts w:asciiTheme="minorHAnsi" w:hAnsiTheme="minorHAnsi" w:cstheme="minorHAnsi"/>
                <w:sz w:val="18"/>
                <w:szCs w:val="18"/>
              </w:rPr>
              <w:t xml:space="preserve"> </w:t>
            </w:r>
          </w:p>
          <w:p w14:paraId="114C1C65" w14:textId="77777777" w:rsidR="00595DD4" w:rsidRPr="008B72E6" w:rsidRDefault="00595DD4" w:rsidP="009A0BD9">
            <w:pPr>
              <w:pStyle w:val="NormalWeb"/>
              <w:spacing w:before="0" w:beforeAutospacing="0" w:after="0" w:afterAutospacing="0"/>
              <w:rPr>
                <w:rFonts w:asciiTheme="minorHAnsi" w:hAnsiTheme="minorHAnsi" w:cstheme="minorHAnsi"/>
                <w:sz w:val="18"/>
                <w:szCs w:val="18"/>
              </w:rPr>
            </w:pPr>
          </w:p>
          <w:p w14:paraId="2FEA1C2B" w14:textId="3FECAEED"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 xml:space="preserve">Table for </w:t>
            </w:r>
            <w:del w:id="169" w:author="Tom Barrett" w:date="2017-05-05T11:32:00Z">
              <w:r w:rsidDel="0000465E">
                <w:rPr>
                  <w:rFonts w:asciiTheme="minorHAnsi" w:hAnsiTheme="minorHAnsi" w:cstheme="minorHAnsi"/>
                  <w:b/>
                  <w:sz w:val="18"/>
                  <w:szCs w:val="18"/>
                </w:rPr>
                <w:delText>Geodata</w:delText>
              </w:r>
            </w:del>
            <w:ins w:id="170" w:author="Tom Barrett" w:date="2017-05-05T11:32:00Z">
              <w:r w:rsidR="0000465E">
                <w:rPr>
                  <w:rFonts w:asciiTheme="minorHAnsi" w:hAnsiTheme="minorHAnsi" w:cstheme="minorHAnsi"/>
                  <w:b/>
                  <w:sz w:val="18"/>
                  <w:szCs w:val="18"/>
                </w:rPr>
                <w:t>Rasters</w:t>
              </w:r>
            </w:ins>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347706B" w14:textId="77777777" w:rsidR="00595DD4" w:rsidRDefault="00595DD4" w:rsidP="009A0BD9">
            <w:pPr>
              <w:rPr>
                <w:rFonts w:asciiTheme="minorHAnsi" w:hAnsiTheme="minorHAnsi" w:cstheme="minorHAnsi"/>
                <w:b/>
                <w:sz w:val="18"/>
                <w:szCs w:val="18"/>
              </w:rPr>
            </w:pPr>
          </w:p>
          <w:p w14:paraId="26B087B3" w14:textId="07A1DD75" w:rsidR="00595DD4" w:rsidRDefault="00595DD4" w:rsidP="009A0BD9">
            <w:pPr>
              <w:rPr>
                <w:rFonts w:asciiTheme="minorHAnsi" w:hAnsiTheme="minorHAnsi" w:cstheme="minorHAnsi"/>
                <w:sz w:val="18"/>
                <w:szCs w:val="18"/>
              </w:rPr>
            </w:pPr>
            <w:r>
              <w:rPr>
                <w:rFonts w:asciiTheme="minorHAnsi" w:hAnsiTheme="minorHAnsi" w:cstheme="minorHAnsi"/>
                <w:b/>
                <w:sz w:val="18"/>
                <w:szCs w:val="18"/>
              </w:rPr>
              <w:t xml:space="preserve">Field for </w:t>
            </w:r>
            <w:del w:id="171" w:author="Tom Barrett" w:date="2017-05-05T11:32:00Z">
              <w:r w:rsidDel="0000465E">
                <w:rPr>
                  <w:rFonts w:asciiTheme="minorHAnsi" w:hAnsiTheme="minorHAnsi" w:cstheme="minorHAnsi"/>
                  <w:b/>
                  <w:sz w:val="18"/>
                  <w:szCs w:val="18"/>
                </w:rPr>
                <w:delText>Geodata</w:delText>
              </w:r>
            </w:del>
            <w:ins w:id="172" w:author="Tom Barrett" w:date="2017-05-05T11:32:00Z">
              <w:r w:rsidR="0000465E">
                <w:rPr>
                  <w:rFonts w:asciiTheme="minorHAnsi" w:hAnsiTheme="minorHAnsi" w:cstheme="minorHAnsi"/>
                  <w:b/>
                  <w:sz w:val="18"/>
                  <w:szCs w:val="18"/>
                </w:rPr>
                <w:t>raster</w:t>
              </w:r>
            </w:ins>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0B181F2B" w14:textId="77777777" w:rsidR="002E4893" w:rsidRDefault="002E4893" w:rsidP="009A0BD9">
            <w:pPr>
              <w:rPr>
                <w:rFonts w:asciiTheme="minorHAnsi" w:hAnsiTheme="minorHAnsi" w:cstheme="minorHAnsi"/>
                <w:sz w:val="18"/>
                <w:szCs w:val="18"/>
              </w:rPr>
            </w:pPr>
          </w:p>
          <w:p w14:paraId="6F956A65"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21FA75E"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p>
          <w:p w14:paraId="23649299"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58BC11"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3B33B2C4"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95DD3D5"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p>
          <w:p w14:paraId="2F9468EC" w14:textId="77777777" w:rsidR="002E4893" w:rsidRPr="00170A4B" w:rsidRDefault="002E4893" w:rsidP="002E4893">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B89F7B4"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26F0A9A8" w14:textId="77777777" w:rsidR="002E4893" w:rsidRDefault="002E4893" w:rsidP="002E4893">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CalculateStatisticsRaster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D5294CC" w14:textId="77777777" w:rsidR="00595DD4" w:rsidRDefault="00595DD4" w:rsidP="009A0BD9">
            <w:pPr>
              <w:rPr>
                <w:rFonts w:asciiTheme="minorHAnsi" w:hAnsiTheme="minorHAnsi" w:cstheme="minorHAnsi"/>
                <w:sz w:val="18"/>
                <w:szCs w:val="18"/>
              </w:rPr>
            </w:pPr>
          </w:p>
          <w:p w14:paraId="5ED5D105" w14:textId="77777777" w:rsidR="0000465E" w:rsidRPr="00BF5C3A" w:rsidRDefault="0000465E" w:rsidP="0000465E">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44234DD8" w14:textId="77777777" w:rsidR="00595DD4" w:rsidRPr="008B72E6" w:rsidRDefault="00595DD4" w:rsidP="009A0BD9">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 The value must be greater than zero and less than or equal to the number of columns in the raster dataset. The default is 1 or the last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96E3B5A" w14:textId="77777777" w:rsidR="00595DD4" w:rsidRPr="008B72E6" w:rsidRDefault="00595DD4" w:rsidP="009A0BD9">
            <w:pPr>
              <w:rPr>
                <w:rFonts w:asciiTheme="minorHAnsi" w:hAnsiTheme="minorHAnsi" w:cstheme="minorHAnsi"/>
                <w:sz w:val="18"/>
                <w:szCs w:val="18"/>
              </w:rPr>
            </w:pPr>
          </w:p>
          <w:p w14:paraId="34E7A40B"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 The value must be greater than zero and less than or equal to the number of rows in the raster. The default is 1 or the last y skip factor used. 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58D0440" w14:textId="77777777" w:rsidR="00595DD4" w:rsidRPr="008B72E6" w:rsidRDefault="00595DD4" w:rsidP="009A0BD9">
            <w:pPr>
              <w:rPr>
                <w:rFonts w:asciiTheme="minorHAnsi" w:hAnsiTheme="minorHAnsi" w:cstheme="minorHAnsi"/>
                <w:sz w:val="18"/>
                <w:szCs w:val="18"/>
              </w:rPr>
            </w:pPr>
          </w:p>
          <w:p w14:paraId="7DE8E54F"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Ignore Values (optional): </w:t>
            </w:r>
            <w:r w:rsidRPr="008B72E6">
              <w:rPr>
                <w:rFonts w:asciiTheme="minorHAnsi" w:hAnsiTheme="minorHAnsi" w:cstheme="minorHAnsi"/>
                <w:sz w:val="18"/>
                <w:szCs w:val="18"/>
              </w:rPr>
              <w:t>The pixel values that are not to be included in the statistics calculation. The default is no value, or the last ignore values used.</w:t>
            </w:r>
          </w:p>
          <w:p w14:paraId="6AB214A3" w14:textId="77777777" w:rsidR="00595DD4" w:rsidRPr="008B72E6" w:rsidRDefault="00595DD4" w:rsidP="009A0BD9">
            <w:pPr>
              <w:rPr>
                <w:rFonts w:asciiTheme="minorHAnsi" w:hAnsiTheme="minorHAnsi" w:cstheme="minorHAnsi"/>
                <w:sz w:val="18"/>
                <w:szCs w:val="18"/>
              </w:rPr>
            </w:pPr>
          </w:p>
          <w:p w14:paraId="4CCEA4AE"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 xml:space="preserve">Existing </w:t>
            </w:r>
            <w:r>
              <w:rPr>
                <w:rFonts w:asciiTheme="minorHAnsi" w:hAnsiTheme="minorHAnsi" w:cstheme="minorHAnsi"/>
                <w:b/>
                <w:sz w:val="18"/>
                <w:szCs w:val="18"/>
              </w:rPr>
              <w:t xml:space="preserve">Statistics </w:t>
            </w:r>
            <w:r w:rsidRPr="008B72E6">
              <w:rPr>
                <w:rFonts w:asciiTheme="minorHAnsi" w:hAnsiTheme="minorHAnsi" w:cstheme="minorHAnsi"/>
                <w:b/>
                <w:sz w:val="18"/>
                <w:szCs w:val="18"/>
              </w:rPr>
              <w:t xml:space="preserve">(optional): </w:t>
            </w:r>
            <w:r w:rsidRPr="008B72E6">
              <w:rPr>
                <w:rFonts w:asciiTheme="minorHAnsi" w:hAnsiTheme="minorHAnsi" w:cstheme="minorHAnsi"/>
                <w:color w:val="000000"/>
                <w:sz w:val="18"/>
                <w:szCs w:val="18"/>
              </w:rPr>
              <w:t xml:space="preserve">Specify whether to calculate statistics only where they are missing or regenerate them even if they exist. Options include: </w:t>
            </w:r>
          </w:p>
          <w:p w14:paraId="2E907D88"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 Statistics will be calculated even if they already exist; therefore, existing statistics will be overwritten. This is the default.</w:t>
            </w:r>
          </w:p>
          <w:p w14:paraId="782C8778" w14:textId="77777777" w:rsidR="00595DD4" w:rsidRPr="008B72E6" w:rsidRDefault="00595DD4" w:rsidP="009A0BD9">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 Statistics will only be calculated if they do not already exist.</w:t>
            </w:r>
          </w:p>
          <w:p w14:paraId="5F560838" w14:textId="77777777" w:rsidR="00595DD4" w:rsidRPr="008B72E6" w:rsidRDefault="00595DD4" w:rsidP="009A0BD9">
            <w:pPr>
              <w:rPr>
                <w:rFonts w:asciiTheme="minorHAnsi" w:hAnsiTheme="minorHAnsi" w:cstheme="minorHAnsi"/>
                <w:sz w:val="18"/>
                <w:szCs w:val="18"/>
              </w:rPr>
            </w:pPr>
            <w:r w:rsidRPr="008B72E6">
              <w:rPr>
                <w:rFonts w:asciiTheme="minorHAnsi" w:hAnsiTheme="minorHAnsi" w:cstheme="minorHAnsi"/>
                <w:b/>
                <w:sz w:val="18"/>
                <w:szCs w:val="18"/>
              </w:rPr>
              <w:t xml:space="preserve">Area of Interest (optional): </w:t>
            </w:r>
            <w:r w:rsidRPr="008B72E6">
              <w:rPr>
                <w:rFonts w:asciiTheme="minorHAnsi" w:hAnsiTheme="minorHAnsi" w:cstheme="minorHAnsi"/>
                <w:sz w:val="18"/>
                <w:szCs w:val="18"/>
              </w:rPr>
              <w:t>Specify a feature class that represents area in the geodata from where you want the statistics to be calculated, so they are not generated from the entire dataset.</w:t>
            </w:r>
          </w:p>
          <w:p w14:paraId="02862F7A" w14:textId="77777777" w:rsidR="00595DD4" w:rsidRDefault="00595DD4" w:rsidP="009A0BD9">
            <w:pPr>
              <w:rPr>
                <w:rFonts w:asciiTheme="minorHAnsi" w:hAnsiTheme="minorHAnsi" w:cstheme="minorHAnsi"/>
                <w:sz w:val="18"/>
                <w:szCs w:val="18"/>
              </w:rPr>
            </w:pPr>
          </w:p>
          <w:p w14:paraId="2D0C2C14" w14:textId="77777777" w:rsidR="00595DD4" w:rsidRPr="008B72E6" w:rsidRDefault="00943AA9" w:rsidP="009A0BD9">
            <w:pPr>
              <w:jc w:val="right"/>
              <w:rPr>
                <w:rFonts w:asciiTheme="minorHAnsi" w:hAnsiTheme="minorHAnsi" w:cstheme="minorHAnsi"/>
                <w:sz w:val="18"/>
                <w:szCs w:val="18"/>
              </w:rPr>
            </w:pPr>
            <w:hyperlink w:anchor="_Summary_of_Grid" w:history="1">
              <w:r w:rsidR="00595DD4" w:rsidRPr="007262E3">
                <w:rPr>
                  <w:rStyle w:val="Hyperlink"/>
                  <w:rFonts w:asciiTheme="minorHAnsi" w:hAnsiTheme="minorHAnsi" w:cstheme="minorHAnsi"/>
                  <w:sz w:val="18"/>
                  <w:szCs w:val="18"/>
                </w:rPr>
                <w:t>Link back to Summary of Grid Garage Tools</w:t>
              </w:r>
            </w:hyperlink>
          </w:p>
          <w:p w14:paraId="4703D34E" w14:textId="77777777" w:rsidR="00595DD4" w:rsidRPr="008B72E6" w:rsidRDefault="00595DD4" w:rsidP="009A0BD9">
            <w:pPr>
              <w:rPr>
                <w:rFonts w:asciiTheme="minorHAnsi" w:hAnsiTheme="minorHAnsi" w:cstheme="minorHAnsi"/>
                <w:sz w:val="18"/>
                <w:szCs w:val="18"/>
              </w:rPr>
            </w:pPr>
          </w:p>
        </w:tc>
      </w:tr>
    </w:tbl>
    <w:p w14:paraId="1BB6E0B3" w14:textId="77777777" w:rsidR="00595DD4" w:rsidRDefault="00595DD4" w:rsidP="00595DD4"/>
    <w:p w14:paraId="46111F67" w14:textId="77777777" w:rsidR="00641F8D" w:rsidRPr="008D78B4" w:rsidRDefault="00641F8D" w:rsidP="00641F8D">
      <w:pPr>
        <w:pStyle w:val="Heading3"/>
      </w:pPr>
      <w:bookmarkStart w:id="173" w:name="_Raster_&gt;_Clip"/>
      <w:bookmarkStart w:id="174" w:name="_Toc476903416"/>
      <w:bookmarkEnd w:id="173"/>
      <w:r>
        <w:t>Raster &gt; Clip</w:t>
      </w:r>
      <w:bookmarkEnd w:id="174"/>
    </w:p>
    <w:tbl>
      <w:tblPr>
        <w:tblStyle w:val="TableGrid"/>
        <w:tblW w:w="0" w:type="auto"/>
        <w:tblLook w:val="04A0" w:firstRow="1" w:lastRow="0" w:firstColumn="1" w:lastColumn="0" w:noHBand="0" w:noVBand="1"/>
      </w:tblPr>
      <w:tblGrid>
        <w:gridCol w:w="3186"/>
        <w:gridCol w:w="10762"/>
      </w:tblGrid>
      <w:tr w:rsidR="00641F8D" w:rsidRPr="0095589C" w14:paraId="19CF90A1" w14:textId="77777777" w:rsidTr="009A0BD9">
        <w:trPr>
          <w:tblHeader/>
        </w:trPr>
        <w:tc>
          <w:tcPr>
            <w:tcW w:w="1838" w:type="dxa"/>
          </w:tcPr>
          <w:p w14:paraId="19EE7FF9"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DB026DB"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60B92760" w14:textId="77777777" w:rsidTr="009A0BD9">
        <w:tc>
          <w:tcPr>
            <w:tcW w:w="1838" w:type="dxa"/>
          </w:tcPr>
          <w:p w14:paraId="4AEC27B6" w14:textId="77777777" w:rsidR="00641F8D" w:rsidRPr="0095589C" w:rsidRDefault="00641F8D" w:rsidP="009A0BD9">
            <w:pPr>
              <w:rPr>
                <w:rFonts w:asciiTheme="minorHAnsi" w:hAnsiTheme="minorHAnsi" w:cstheme="minorHAnsi"/>
                <w:sz w:val="18"/>
                <w:szCs w:val="18"/>
              </w:rPr>
            </w:pPr>
          </w:p>
          <w:p w14:paraId="60BC45EF" w14:textId="67BAF139" w:rsidR="00641F8D" w:rsidRDefault="00641F8D" w:rsidP="009A0BD9">
            <w:pPr>
              <w:rPr>
                <w:rFonts w:asciiTheme="minorHAnsi" w:hAnsiTheme="minorHAnsi" w:cstheme="minorHAnsi"/>
                <w:sz w:val="20"/>
                <w:szCs w:val="20"/>
              </w:rPr>
            </w:pPr>
            <w:r w:rsidRPr="0095589C">
              <w:rPr>
                <w:rFonts w:asciiTheme="minorHAnsi" w:hAnsiTheme="minorHAnsi" w:cstheme="minorHAnsi"/>
                <w:noProof/>
                <w:sz w:val="20"/>
                <w:szCs w:val="20"/>
              </w:rPr>
              <w:lastRenderedPageBreak/>
              <mc:AlternateContent>
                <mc:Choice Requires="wps">
                  <w:drawing>
                    <wp:anchor distT="0" distB="0" distL="114300" distR="114300" simplePos="0" relativeHeight="251801600" behindDoc="0" locked="0" layoutInCell="1" allowOverlap="1" wp14:anchorId="3C7899A2" wp14:editId="43B3F0F1">
                      <wp:simplePos x="0" y="0"/>
                      <wp:positionH relativeFrom="column">
                        <wp:posOffset>311034</wp:posOffset>
                      </wp:positionH>
                      <wp:positionV relativeFrom="paragraph">
                        <wp:posOffset>1347066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7DB410D4" id="Oval 93" o:spid="_x0000_s1026" style="position:absolute;margin-left:24.5pt;margin-top:106.05pt;width:80.85pt;height:19.2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" filled="f" strokecolor="red" strokeweight="2pt"/>
                  </w:pict>
                </mc:Fallback>
              </mc:AlternateContent>
            </w:r>
            <w:r w:rsidR="00104A69">
              <w:rPr>
                <w:noProof/>
              </w:rPr>
              <w:drawing>
                <wp:inline distT="0" distB="0" distL="0" distR="0" wp14:anchorId="09C507BA" wp14:editId="66C63340">
                  <wp:extent cx="1876425" cy="3333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76425" cy="3333750"/>
                          </a:xfrm>
                          <a:prstGeom prst="rect">
                            <a:avLst/>
                          </a:prstGeom>
                        </pic:spPr>
                      </pic:pic>
                    </a:graphicData>
                  </a:graphic>
                </wp:inline>
              </w:drawing>
            </w:r>
          </w:p>
          <w:p w14:paraId="31D3D357" w14:textId="77777777" w:rsidR="00641F8D" w:rsidRDefault="00641F8D" w:rsidP="009A0BD9">
            <w:pPr>
              <w:rPr>
                <w:rFonts w:asciiTheme="minorHAnsi" w:hAnsiTheme="minorHAnsi" w:cstheme="minorHAnsi"/>
                <w:sz w:val="20"/>
                <w:szCs w:val="20"/>
              </w:rPr>
            </w:pPr>
          </w:p>
          <w:p w14:paraId="265F9191" w14:textId="77777777" w:rsidR="00641F8D" w:rsidRDefault="00641F8D" w:rsidP="009A0BD9">
            <w:pPr>
              <w:rPr>
                <w:rFonts w:asciiTheme="minorHAnsi" w:hAnsiTheme="minorHAnsi" w:cstheme="minorHAnsi"/>
                <w:sz w:val="20"/>
                <w:szCs w:val="20"/>
              </w:rPr>
            </w:pPr>
          </w:p>
          <w:p w14:paraId="3B601CCD" w14:textId="77777777" w:rsidR="00641F8D" w:rsidRDefault="00641F8D" w:rsidP="009A0BD9">
            <w:pPr>
              <w:rPr>
                <w:rFonts w:asciiTheme="minorHAnsi" w:hAnsiTheme="minorHAnsi" w:cstheme="minorHAnsi"/>
                <w:sz w:val="20"/>
                <w:szCs w:val="20"/>
              </w:rPr>
            </w:pPr>
          </w:p>
          <w:p w14:paraId="713DB5FE" w14:textId="77777777" w:rsidR="00641F8D" w:rsidRDefault="00641F8D" w:rsidP="009A0BD9">
            <w:pPr>
              <w:rPr>
                <w:rFonts w:asciiTheme="minorHAnsi" w:hAnsiTheme="minorHAnsi" w:cstheme="minorHAnsi"/>
                <w:sz w:val="20"/>
                <w:szCs w:val="20"/>
              </w:rPr>
            </w:pPr>
          </w:p>
          <w:p w14:paraId="677BC316" w14:textId="77777777" w:rsidR="00641F8D" w:rsidRDefault="00641F8D" w:rsidP="009A0BD9">
            <w:pPr>
              <w:rPr>
                <w:rFonts w:asciiTheme="minorHAnsi" w:hAnsiTheme="minorHAnsi" w:cstheme="minorHAnsi"/>
                <w:sz w:val="20"/>
                <w:szCs w:val="20"/>
              </w:rPr>
            </w:pPr>
          </w:p>
          <w:p w14:paraId="11F81FE7" w14:textId="77777777" w:rsidR="00641F8D" w:rsidRDefault="00641F8D" w:rsidP="009A0BD9">
            <w:pPr>
              <w:rPr>
                <w:rFonts w:asciiTheme="minorHAnsi" w:hAnsiTheme="minorHAnsi" w:cstheme="minorHAnsi"/>
                <w:sz w:val="20"/>
                <w:szCs w:val="20"/>
              </w:rPr>
            </w:pPr>
          </w:p>
          <w:p w14:paraId="76EC8C86" w14:textId="77777777" w:rsidR="00641F8D" w:rsidRDefault="00641F8D" w:rsidP="009A0BD9">
            <w:pPr>
              <w:rPr>
                <w:rFonts w:asciiTheme="minorHAnsi" w:hAnsiTheme="minorHAnsi" w:cstheme="minorHAnsi"/>
                <w:sz w:val="20"/>
                <w:szCs w:val="20"/>
              </w:rPr>
            </w:pPr>
          </w:p>
          <w:p w14:paraId="6BD7E5F1" w14:textId="77777777" w:rsidR="00641F8D" w:rsidRDefault="00641F8D" w:rsidP="009A0BD9">
            <w:pPr>
              <w:rPr>
                <w:rFonts w:asciiTheme="minorHAnsi" w:hAnsiTheme="minorHAnsi" w:cstheme="minorHAnsi"/>
                <w:sz w:val="20"/>
                <w:szCs w:val="20"/>
              </w:rPr>
            </w:pPr>
          </w:p>
          <w:p w14:paraId="549D32BB" w14:textId="77777777" w:rsidR="00641F8D" w:rsidRDefault="00641F8D" w:rsidP="009A0BD9">
            <w:pPr>
              <w:rPr>
                <w:rFonts w:asciiTheme="minorHAnsi" w:hAnsiTheme="minorHAnsi" w:cstheme="minorHAnsi"/>
                <w:sz w:val="20"/>
                <w:szCs w:val="20"/>
              </w:rPr>
            </w:pPr>
          </w:p>
          <w:p w14:paraId="2DB0043B" w14:textId="77777777" w:rsidR="00641F8D" w:rsidRDefault="00641F8D" w:rsidP="009A0BD9">
            <w:pPr>
              <w:rPr>
                <w:rFonts w:asciiTheme="minorHAnsi" w:hAnsiTheme="minorHAnsi" w:cstheme="minorHAnsi"/>
                <w:sz w:val="20"/>
                <w:szCs w:val="20"/>
              </w:rPr>
            </w:pPr>
          </w:p>
          <w:p w14:paraId="549F0C2C" w14:textId="77777777" w:rsidR="00641F8D" w:rsidRDefault="00641F8D" w:rsidP="009A0BD9">
            <w:pPr>
              <w:rPr>
                <w:rFonts w:asciiTheme="minorHAnsi" w:hAnsiTheme="minorHAnsi" w:cstheme="minorHAnsi"/>
                <w:sz w:val="20"/>
                <w:szCs w:val="20"/>
              </w:rPr>
            </w:pPr>
          </w:p>
          <w:p w14:paraId="74A2CB6C" w14:textId="77777777" w:rsidR="00641F8D" w:rsidRDefault="00641F8D" w:rsidP="009A0BD9">
            <w:pPr>
              <w:rPr>
                <w:rFonts w:asciiTheme="minorHAnsi" w:hAnsiTheme="minorHAnsi" w:cstheme="minorHAnsi"/>
                <w:sz w:val="20"/>
                <w:szCs w:val="20"/>
              </w:rPr>
            </w:pPr>
          </w:p>
          <w:p w14:paraId="2462ED77" w14:textId="77777777" w:rsidR="00641F8D" w:rsidRDefault="00641F8D" w:rsidP="009A0BD9">
            <w:pPr>
              <w:rPr>
                <w:rFonts w:asciiTheme="minorHAnsi" w:hAnsiTheme="minorHAnsi" w:cstheme="minorHAnsi"/>
                <w:sz w:val="20"/>
                <w:szCs w:val="20"/>
              </w:rPr>
            </w:pPr>
          </w:p>
          <w:p w14:paraId="023CB232" w14:textId="77777777" w:rsidR="00641F8D" w:rsidRDefault="00641F8D" w:rsidP="009A0BD9">
            <w:pPr>
              <w:rPr>
                <w:rFonts w:asciiTheme="minorHAnsi" w:hAnsiTheme="minorHAnsi" w:cstheme="minorHAnsi"/>
                <w:sz w:val="20"/>
                <w:szCs w:val="20"/>
              </w:rPr>
            </w:pPr>
          </w:p>
          <w:p w14:paraId="6D8CD1F9" w14:textId="77777777" w:rsidR="00641F8D" w:rsidRDefault="00641F8D" w:rsidP="009A0BD9">
            <w:pPr>
              <w:rPr>
                <w:rFonts w:asciiTheme="minorHAnsi" w:hAnsiTheme="minorHAnsi" w:cstheme="minorHAnsi"/>
                <w:sz w:val="20"/>
                <w:szCs w:val="20"/>
              </w:rPr>
            </w:pPr>
          </w:p>
          <w:p w14:paraId="4E6024EF" w14:textId="77777777" w:rsidR="00641F8D" w:rsidRDefault="00641F8D" w:rsidP="009A0BD9">
            <w:pPr>
              <w:rPr>
                <w:rFonts w:asciiTheme="minorHAnsi" w:hAnsiTheme="minorHAnsi" w:cstheme="minorHAnsi"/>
                <w:sz w:val="20"/>
                <w:szCs w:val="20"/>
              </w:rPr>
            </w:pPr>
          </w:p>
          <w:p w14:paraId="769801D5" w14:textId="77777777" w:rsidR="00641F8D" w:rsidRPr="0095589C" w:rsidRDefault="00641F8D" w:rsidP="00B936EB">
            <w:pPr>
              <w:rPr>
                <w:rFonts w:asciiTheme="minorHAnsi" w:hAnsiTheme="minorHAnsi" w:cstheme="minorHAnsi"/>
                <w:sz w:val="20"/>
                <w:szCs w:val="20"/>
              </w:rPr>
            </w:pPr>
          </w:p>
        </w:tc>
        <w:tc>
          <w:tcPr>
            <w:tcW w:w="12049" w:type="dxa"/>
          </w:tcPr>
          <w:p w14:paraId="408B3626" w14:textId="77777777" w:rsidR="00641F8D" w:rsidRPr="0095589C" w:rsidRDefault="00641F8D" w:rsidP="009A0BD9">
            <w:pPr>
              <w:rPr>
                <w:rFonts w:asciiTheme="minorHAnsi" w:hAnsiTheme="minorHAnsi" w:cstheme="minorHAnsi"/>
                <w:sz w:val="18"/>
                <w:szCs w:val="18"/>
              </w:rPr>
            </w:pPr>
          </w:p>
          <w:p w14:paraId="37A92DB1" w14:textId="77777777" w:rsidR="00641F8D" w:rsidRDefault="00641F8D" w:rsidP="009A0BD9">
            <w:pPr>
              <w:rPr>
                <w:rStyle w:val="Hyperlink"/>
                <w:rFonts w:asciiTheme="minorHAnsi" w:hAnsiTheme="minorHAnsi" w:cstheme="minorHAnsi"/>
                <w:sz w:val="18"/>
                <w:szCs w:val="18"/>
              </w:rPr>
            </w:pPr>
            <w:r w:rsidRPr="0095589C">
              <w:rPr>
                <w:rFonts w:asciiTheme="minorHAnsi" w:hAnsiTheme="minorHAnsi" w:cstheme="minorHAnsi"/>
                <w:sz w:val="18"/>
                <w:szCs w:val="18"/>
              </w:rPr>
              <w:t>This tool clips out a subset of a larger raster geodata based on either a bounding extent or a polygon feature. The tool uses the standard ArcGIS ‘Clip (</w:t>
            </w:r>
            <w:r>
              <w:rPr>
                <w:rFonts w:asciiTheme="minorHAnsi" w:hAnsiTheme="minorHAnsi" w:cstheme="minorHAnsi"/>
                <w:sz w:val="18"/>
                <w:szCs w:val="18"/>
              </w:rPr>
              <w:t>Raster</w:t>
            </w:r>
            <w:r w:rsidRPr="0095589C">
              <w:rPr>
                <w:rFonts w:asciiTheme="minorHAnsi" w:hAnsiTheme="minorHAnsi" w:cstheme="minorHAnsi"/>
                <w:sz w:val="18"/>
                <w:szCs w:val="18"/>
              </w:rPr>
              <w:t xml:space="preserve">)’ tool. For more detailed help see </w:t>
            </w:r>
            <w:hyperlink r:id="rId95" w:history="1">
              <w:r w:rsidRPr="0095589C">
                <w:rPr>
                  <w:rStyle w:val="Hyperlink"/>
                  <w:rFonts w:asciiTheme="minorHAnsi" w:hAnsiTheme="minorHAnsi" w:cstheme="minorHAnsi"/>
                  <w:sz w:val="18"/>
                  <w:szCs w:val="18"/>
                </w:rPr>
                <w:t>ESRI Help for the ‘Clip (</w:t>
              </w:r>
              <w:r>
                <w:rPr>
                  <w:rStyle w:val="Hyperlink"/>
                  <w:rFonts w:asciiTheme="minorHAnsi" w:hAnsiTheme="minorHAnsi" w:cstheme="minorHAnsi"/>
                  <w:sz w:val="18"/>
                  <w:szCs w:val="18"/>
                </w:rPr>
                <w:t>Raster</w:t>
              </w:r>
              <w:r w:rsidRPr="0095589C">
                <w:rPr>
                  <w:rStyle w:val="Hyperlink"/>
                  <w:rFonts w:asciiTheme="minorHAnsi" w:hAnsiTheme="minorHAnsi" w:cstheme="minorHAnsi"/>
                  <w:sz w:val="18"/>
                  <w:szCs w:val="18"/>
                </w:rPr>
                <w:t>)’ tool (10.</w:t>
              </w:r>
              <w:r>
                <w:rPr>
                  <w:rStyle w:val="Hyperlink"/>
                  <w:rFonts w:asciiTheme="minorHAnsi" w:hAnsiTheme="minorHAnsi" w:cstheme="minorHAnsi"/>
                  <w:sz w:val="18"/>
                  <w:szCs w:val="18"/>
                </w:rPr>
                <w:t>4</w:t>
              </w:r>
              <w:r w:rsidRPr="0095589C">
                <w:rPr>
                  <w:rStyle w:val="Hyperlink"/>
                  <w:rFonts w:asciiTheme="minorHAnsi" w:hAnsiTheme="minorHAnsi" w:cstheme="minorHAnsi"/>
                  <w:sz w:val="18"/>
                  <w:szCs w:val="18"/>
                </w:rPr>
                <w:t>)</w:t>
              </w:r>
            </w:hyperlink>
            <w:r>
              <w:rPr>
                <w:rStyle w:val="Hyperlink"/>
                <w:rFonts w:asciiTheme="minorHAnsi" w:hAnsiTheme="minorHAnsi" w:cstheme="minorHAnsi"/>
                <w:sz w:val="18"/>
                <w:szCs w:val="18"/>
              </w:rPr>
              <w:t>.</w:t>
            </w:r>
          </w:p>
          <w:p w14:paraId="704AA9A1" w14:textId="77777777" w:rsidR="00641F8D" w:rsidRDefault="00641F8D" w:rsidP="009A0BD9">
            <w:pPr>
              <w:rPr>
                <w:rFonts w:asciiTheme="minorHAnsi" w:hAnsiTheme="minorHAnsi" w:cstheme="minorHAnsi"/>
                <w:b/>
                <w:i/>
                <w:color w:val="FF0000"/>
                <w:sz w:val="18"/>
                <w:szCs w:val="18"/>
              </w:rPr>
            </w:pPr>
          </w:p>
          <w:p w14:paraId="7B5A6684" w14:textId="77777777" w:rsidR="00641F8D" w:rsidRPr="0095589C" w:rsidRDefault="00641F8D" w:rsidP="009A0BD9">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561BDED9" w14:textId="77777777" w:rsidR="00641F8D" w:rsidRPr="0095589C" w:rsidRDefault="00641F8D" w:rsidP="009A0BD9">
            <w:pPr>
              <w:pStyle w:val="NormalWeb"/>
              <w:spacing w:before="0" w:beforeAutospacing="0" w:after="0" w:afterAutospacing="0"/>
              <w:rPr>
                <w:rFonts w:asciiTheme="minorHAnsi" w:hAnsiTheme="minorHAnsi" w:cstheme="minorHAnsi"/>
                <w:sz w:val="18"/>
                <w:szCs w:val="18"/>
              </w:rPr>
            </w:pPr>
          </w:p>
          <w:p w14:paraId="0640FF48"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Table for Rasters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w:t>
            </w:r>
            <w:r>
              <w:rPr>
                <w:rFonts w:asciiTheme="minorHAnsi" w:hAnsiTheme="minorHAnsi" w:cstheme="minorHAnsi"/>
                <w:sz w:val="18"/>
                <w:szCs w:val="18"/>
              </w:rPr>
              <w:t>rasters</w:t>
            </w:r>
            <w:r w:rsidRPr="006E4B9E">
              <w:rPr>
                <w:rFonts w:asciiTheme="minorHAnsi" w:hAnsiTheme="minorHAnsi" w:cstheme="minorHAnsi"/>
                <w:sz w:val="18"/>
                <w:szCs w:val="18"/>
              </w:rPr>
              <w:t xml:space="preserve"> you want to </w:t>
            </w:r>
            <w:r>
              <w:rPr>
                <w:rFonts w:asciiTheme="minorHAnsi" w:hAnsiTheme="minorHAnsi" w:cstheme="minorHAnsi"/>
                <w:sz w:val="18"/>
                <w:szCs w:val="18"/>
              </w:rPr>
              <w:t>clip</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8E1579" w14:textId="77777777" w:rsidR="00641F8D" w:rsidRDefault="00641F8D" w:rsidP="009A0BD9">
            <w:pPr>
              <w:rPr>
                <w:rFonts w:asciiTheme="minorHAnsi" w:hAnsiTheme="minorHAnsi" w:cstheme="minorHAnsi"/>
                <w:b/>
                <w:sz w:val="18"/>
                <w:szCs w:val="18"/>
              </w:rPr>
            </w:pPr>
          </w:p>
          <w:p w14:paraId="13DA6BCC" w14:textId="77777777" w:rsidR="00641F8D" w:rsidRPr="006F7364" w:rsidRDefault="00641F8D" w:rsidP="009A0BD9">
            <w:pPr>
              <w:rPr>
                <w:rFonts w:asciiTheme="minorHAnsi" w:hAnsiTheme="minorHAnsi" w:cstheme="minorHAnsi"/>
                <w:sz w:val="18"/>
                <w:szCs w:val="18"/>
              </w:rPr>
            </w:pPr>
            <w:r>
              <w:rPr>
                <w:rFonts w:asciiTheme="minorHAnsi" w:hAnsiTheme="minorHAnsi" w:cstheme="minorHAnsi"/>
                <w:b/>
                <w:sz w:val="18"/>
                <w:szCs w:val="18"/>
              </w:rPr>
              <w:t>Field for Raster</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Pr>
                <w:rFonts w:asciiTheme="minorHAnsi" w:hAnsiTheme="minorHAnsi" w:cstheme="minorHAnsi"/>
                <w:sz w:val="18"/>
                <w:szCs w:val="18"/>
              </w:rPr>
              <w:t>Rasters</w:t>
            </w:r>
            <w:r w:rsidRPr="006F7364">
              <w:rPr>
                <w:rFonts w:asciiTheme="minorHAnsi" w:hAnsiTheme="minorHAnsi" w:cstheme="minorHAnsi"/>
                <w:sz w:val="18"/>
                <w:szCs w:val="18"/>
              </w:rPr>
              <w:t xml:space="preserve">' that contains the full path to the </w:t>
            </w:r>
            <w:r>
              <w:rPr>
                <w:rFonts w:asciiTheme="minorHAnsi" w:hAnsiTheme="minorHAnsi" w:cstheme="minorHAnsi"/>
                <w:sz w:val="18"/>
                <w:szCs w:val="18"/>
              </w:rPr>
              <w:t>raster</w:t>
            </w:r>
            <w:r w:rsidRPr="006F7364">
              <w:rPr>
                <w:rFonts w:asciiTheme="minorHAnsi" w:hAnsiTheme="minorHAnsi" w:cstheme="minorHAnsi"/>
                <w:sz w:val="18"/>
                <w:szCs w:val="18"/>
              </w:rPr>
              <w:t xml:space="preserve"> items you want to </w:t>
            </w:r>
            <w:r>
              <w:rPr>
                <w:rFonts w:asciiTheme="minorHAnsi" w:hAnsiTheme="minorHAnsi" w:cstheme="minorHAnsi"/>
                <w:sz w:val="18"/>
                <w:szCs w:val="18"/>
              </w:rPr>
              <w:t>clip</w:t>
            </w:r>
            <w:r w:rsidRPr="006F7364">
              <w:rPr>
                <w:rFonts w:asciiTheme="minorHAnsi" w:hAnsiTheme="minorHAnsi" w:cstheme="minorHAnsi"/>
                <w:sz w:val="18"/>
                <w:szCs w:val="18"/>
              </w:rPr>
              <w:t>.</w:t>
            </w:r>
          </w:p>
          <w:p w14:paraId="3D66245C" w14:textId="77777777" w:rsidR="00641F8D" w:rsidRDefault="00641F8D" w:rsidP="009A0BD9">
            <w:pPr>
              <w:rPr>
                <w:rFonts w:asciiTheme="minorHAnsi" w:hAnsiTheme="minorHAnsi" w:cstheme="minorHAnsi"/>
                <w:sz w:val="18"/>
                <w:szCs w:val="18"/>
              </w:rPr>
            </w:pPr>
          </w:p>
          <w:p w14:paraId="128DC08E" w14:textId="77777777" w:rsidR="00641F8D" w:rsidRDefault="00641F8D" w:rsidP="009A0BD9">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DF5A76">
              <w:rPr>
                <w:rFonts w:asciiTheme="minorHAnsi" w:hAnsiTheme="minorHAnsi" w:cstheme="minorHAnsi"/>
                <w:b/>
                <w:i/>
                <w:color w:val="FF0000"/>
                <w:sz w:val="18"/>
                <w:szCs w:val="18"/>
              </w:rPr>
              <w:t>#</w:t>
            </w:r>
            <w:r>
              <w:rPr>
                <w:rFonts w:asciiTheme="minorHAnsi" w:hAnsiTheme="minorHAnsi" w:cstheme="minorHAnsi"/>
                <w:b/>
                <w:i/>
                <w:color w:val="FF0000"/>
                <w:sz w:val="18"/>
                <w:szCs w:val="18"/>
              </w:rPr>
              <w:t>2</w:t>
            </w:r>
            <w:r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 geodata listed in the </w:t>
            </w:r>
            <w:r>
              <w:rPr>
                <w:rFonts w:asciiTheme="minorHAnsi" w:hAnsiTheme="minorHAnsi" w:cstheme="minorHAnsi"/>
                <w:i/>
                <w:sz w:val="18"/>
                <w:szCs w:val="18"/>
              </w:rPr>
              <w:t>‘Table for Geodata’</w:t>
            </w:r>
            <w:r w:rsidRPr="0095589C">
              <w:rPr>
                <w:rFonts w:asciiTheme="minorHAnsi" w:hAnsiTheme="minorHAnsi" w:cstheme="minorHAnsi"/>
                <w:i/>
                <w:sz w:val="18"/>
                <w:szCs w:val="18"/>
              </w:rPr>
              <w:t>. The best method to check the projection of the raster geodata in the Raster List is to use the ‘</w:t>
            </w:r>
            <w:r>
              <w:rPr>
                <w:rFonts w:asciiTheme="minorHAnsi" w:hAnsiTheme="minorHAnsi" w:cstheme="minorHAnsi"/>
                <w:i/>
                <w:sz w:val="18"/>
                <w:szCs w:val="18"/>
              </w:rPr>
              <w:t>Geodata &gt; Describe’ tool.</w:t>
            </w:r>
          </w:p>
          <w:p w14:paraId="6320C6F9" w14:textId="77777777" w:rsidR="00641F8D" w:rsidRPr="0095589C" w:rsidRDefault="00641F8D" w:rsidP="009A0BD9">
            <w:pPr>
              <w:rPr>
                <w:rFonts w:asciiTheme="minorHAnsi" w:hAnsiTheme="minorHAnsi" w:cstheme="minorHAnsi"/>
                <w:sz w:val="18"/>
                <w:szCs w:val="18"/>
              </w:rPr>
            </w:pPr>
          </w:p>
          <w:p w14:paraId="7B7E31EB" w14:textId="77777777" w:rsidR="00641F8D" w:rsidRDefault="00641F8D" w:rsidP="009A0BD9">
            <w:pPr>
              <w:rPr>
                <w:rFonts w:asciiTheme="minorHAnsi" w:hAnsiTheme="minorHAnsi" w:cstheme="minorHAnsi"/>
                <w:sz w:val="18"/>
                <w:szCs w:val="18"/>
              </w:rPr>
            </w:pPr>
            <w:r w:rsidRPr="000673D0">
              <w:rPr>
                <w:rFonts w:asciiTheme="minorHAnsi" w:hAnsiTheme="minorHAnsi" w:cstheme="minorHAnsi"/>
                <w:b/>
                <w:sz w:val="18"/>
                <w:szCs w:val="18"/>
              </w:rPr>
              <w:t xml:space="preserve">Rectangle: </w:t>
            </w:r>
            <w:r w:rsidRPr="000673D0">
              <w:rPr>
                <w:rFonts w:asciiTheme="minorHAnsi" w:hAnsiTheme="minorHAnsi" w:cstheme="minorHAnsi"/>
                <w:sz w:val="18"/>
                <w:szCs w:val="18"/>
              </w:rPr>
              <w:t>You need</w:t>
            </w:r>
            <w:r w:rsidRPr="0095589C">
              <w:rPr>
                <w:rFonts w:asciiTheme="minorHAnsi" w:hAnsiTheme="minorHAnsi" w:cstheme="minorHAnsi"/>
                <w:sz w:val="18"/>
                <w:szCs w:val="18"/>
              </w:rPr>
              <w:t xml:space="preserve"> to define the coordinates that define the area to be clipped out. This can be based on an</w:t>
            </w:r>
            <w:r>
              <w:rPr>
                <w:rFonts w:asciiTheme="minorHAnsi" w:hAnsiTheme="minorHAnsi" w:cstheme="minorHAnsi"/>
                <w:sz w:val="18"/>
                <w:szCs w:val="18"/>
              </w:rPr>
              <w:t xml:space="preserve"> existing layer, such as a mask or </w:t>
            </w:r>
            <w:r w:rsidRPr="0095589C">
              <w:rPr>
                <w:rFonts w:asciiTheme="minorHAnsi" w:hAnsiTheme="minorHAnsi" w:cstheme="minorHAnsi"/>
                <w:sz w:val="18"/>
                <w:szCs w:val="18"/>
              </w:rPr>
              <w:t>template raster, a feature, or you can manually enter the extent coordinates into the ‘Top, Bottom, Left &amp; Right’ input boxes.</w:t>
            </w:r>
          </w:p>
          <w:p w14:paraId="58F3A0B8" w14:textId="77777777" w:rsidR="002E4893" w:rsidRDefault="002E4893" w:rsidP="009A0BD9">
            <w:pPr>
              <w:rPr>
                <w:rFonts w:asciiTheme="minorHAnsi" w:hAnsiTheme="minorHAnsi" w:cstheme="minorHAnsi"/>
                <w:sz w:val="18"/>
                <w:szCs w:val="18"/>
              </w:rPr>
            </w:pPr>
          </w:p>
          <w:p w14:paraId="100167D3" w14:textId="77777777" w:rsidR="002E4893" w:rsidRPr="0095589C" w:rsidRDefault="002E4893" w:rsidP="002E4893">
            <w:pPr>
              <w:autoSpaceDE w:val="0"/>
              <w:autoSpaceDN w:val="0"/>
              <w:adjustRightInd w:val="0"/>
              <w:rPr>
                <w:rFonts w:asciiTheme="minorHAnsi" w:hAnsiTheme="minorHAnsi" w:cstheme="minorHAnsi"/>
                <w:color w:val="000000"/>
                <w:sz w:val="18"/>
                <w:szCs w:val="18"/>
                <w:lang w:val="en-US"/>
              </w:rPr>
            </w:pPr>
            <w:r w:rsidRPr="00535AB8">
              <w:rPr>
                <w:rFonts w:asciiTheme="minorHAnsi" w:hAnsiTheme="minorHAnsi" w:cstheme="minorHAnsi"/>
                <w:b/>
                <w:color w:val="000000"/>
                <w:sz w:val="18"/>
                <w:szCs w:val="18"/>
              </w:rPr>
              <w:t xml:space="preserve">Format for output rasters: </w:t>
            </w:r>
            <w:r w:rsidRPr="00535AB8">
              <w:rPr>
                <w:rFonts w:asciiTheme="minorHAnsi" w:hAnsiTheme="minorHAnsi" w:cstheme="minorHAnsi"/>
                <w:color w:val="000000"/>
                <w:sz w:val="18"/>
                <w:szCs w:val="18"/>
              </w:rPr>
              <w:t xml:space="preserve">Raster format for output geodata. You can choose from: </w:t>
            </w:r>
            <w:proofErr w:type="spellStart"/>
            <w:r w:rsidRPr="00535AB8">
              <w:rPr>
                <w:rFonts w:asciiTheme="minorHAnsi" w:hAnsiTheme="minorHAnsi" w:cstheme="minorHAnsi"/>
                <w:color w:val="000000"/>
                <w:sz w:val="18"/>
                <w:szCs w:val="18"/>
              </w:rPr>
              <w:t>Esri</w:t>
            </w:r>
            <w:proofErr w:type="spellEnd"/>
            <w:r w:rsidRPr="00535AB8">
              <w:rPr>
                <w:rFonts w:asciiTheme="minorHAnsi" w:hAnsiTheme="minorHAnsi" w:cstheme="minorHAnsi"/>
                <w:color w:val="000000"/>
                <w:sz w:val="18"/>
                <w:szCs w:val="18"/>
              </w:rPr>
              <w:t xml:space="preserve"> Grid, </w:t>
            </w:r>
            <w:proofErr w:type="spellStart"/>
            <w:r w:rsidRPr="00535AB8">
              <w:rPr>
                <w:rFonts w:asciiTheme="minorHAnsi" w:hAnsiTheme="minorHAnsi" w:cstheme="minorHAnsi"/>
                <w:color w:val="000000"/>
                <w:sz w:val="18"/>
                <w:szCs w:val="18"/>
              </w:rPr>
              <w:t>img</w:t>
            </w:r>
            <w:proofErr w:type="spellEnd"/>
            <w:r w:rsidRPr="00535AB8">
              <w:rPr>
                <w:rFonts w:asciiTheme="minorHAnsi" w:hAnsiTheme="minorHAnsi" w:cstheme="minorHAnsi"/>
                <w:color w:val="000000"/>
                <w:sz w:val="18"/>
                <w:szCs w:val="18"/>
              </w:rPr>
              <w:t xml:space="preserve"> (ERDAS IMAGINE) or </w:t>
            </w:r>
            <w:proofErr w:type="spellStart"/>
            <w:r w:rsidRPr="00535AB8">
              <w:rPr>
                <w:rFonts w:asciiTheme="minorHAnsi" w:hAnsiTheme="minorHAnsi" w:cstheme="minorHAnsi"/>
                <w:color w:val="000000"/>
                <w:sz w:val="18"/>
                <w:szCs w:val="18"/>
              </w:rPr>
              <w:t>tif</w:t>
            </w:r>
            <w:proofErr w:type="spellEnd"/>
            <w:r w:rsidRPr="00535AB8">
              <w:rPr>
                <w:rFonts w:asciiTheme="minorHAnsi" w:hAnsiTheme="minorHAnsi" w:cstheme="minorHAnsi"/>
                <w:color w:val="000000"/>
                <w:sz w:val="18"/>
                <w:szCs w:val="18"/>
              </w:rPr>
              <w:t xml:space="preserve"> (</w:t>
            </w:r>
            <w:proofErr w:type="spellStart"/>
            <w:r w:rsidRPr="00535AB8">
              <w:rPr>
                <w:rFonts w:asciiTheme="minorHAnsi" w:hAnsiTheme="minorHAnsi" w:cstheme="minorHAnsi"/>
                <w:color w:val="000000"/>
                <w:sz w:val="18"/>
                <w:szCs w:val="18"/>
              </w:rPr>
              <w:t>GeoTIFF</w:t>
            </w:r>
            <w:proofErr w:type="spellEnd"/>
            <w:r w:rsidRPr="00535AB8">
              <w:rPr>
                <w:rFonts w:asciiTheme="minorHAnsi" w:hAnsiTheme="minorHAnsi" w:cstheme="minorHAnsi"/>
                <w:color w:val="000000"/>
                <w:sz w:val="18"/>
                <w:szCs w:val="18"/>
              </w:rPr>
              <w:t>). If you select a file geodatabase for the Result</w:t>
            </w:r>
            <w:r>
              <w:rPr>
                <w:rFonts w:asciiTheme="minorHAnsi" w:hAnsiTheme="minorHAnsi" w:cstheme="minorHAnsi"/>
                <w:color w:val="000000"/>
                <w:sz w:val="18"/>
                <w:szCs w:val="16"/>
              </w:rPr>
              <w:t xml:space="preserve"> Workspace</w:t>
            </w:r>
            <w:r w:rsidRPr="0095589C">
              <w:rPr>
                <w:rFonts w:asciiTheme="minorHAnsi" w:hAnsiTheme="minorHAnsi" w:cstheme="minorHAnsi"/>
                <w:color w:val="000000"/>
                <w:sz w:val="18"/>
                <w:szCs w:val="16"/>
              </w:rPr>
              <w:t xml:space="preserve"> then the output format will default to ‘</w:t>
            </w:r>
            <w:proofErr w:type="spellStart"/>
            <w:r w:rsidRPr="0095589C">
              <w:rPr>
                <w:rFonts w:asciiTheme="minorHAnsi" w:hAnsiTheme="minorHAnsi" w:cstheme="minorHAnsi"/>
                <w:color w:val="000000"/>
                <w:sz w:val="18"/>
                <w:szCs w:val="16"/>
              </w:rPr>
              <w:t>Esri</w:t>
            </w:r>
            <w:proofErr w:type="spellEnd"/>
            <w:r w:rsidRPr="0095589C">
              <w:rPr>
                <w:rFonts w:asciiTheme="minorHAnsi" w:hAnsiTheme="minorHAnsi" w:cstheme="minorHAnsi"/>
                <w:color w:val="000000"/>
                <w:sz w:val="18"/>
                <w:szCs w:val="16"/>
              </w:rPr>
              <w:t xml:space="preserve"> Grid’.</w:t>
            </w:r>
            <w:r>
              <w:rPr>
                <w:rFonts w:asciiTheme="minorHAnsi" w:hAnsiTheme="minorHAnsi" w:cstheme="minorHAnsi"/>
                <w:color w:val="000000"/>
                <w:sz w:val="18"/>
                <w:szCs w:val="16"/>
              </w:rPr>
              <w:t xml:space="preserve"> </w:t>
            </w:r>
            <w:r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20F8B8B6" w14:textId="77777777" w:rsidR="002E4893" w:rsidRPr="0095589C" w:rsidRDefault="002E4893" w:rsidP="002E4893">
            <w:pPr>
              <w:rPr>
                <w:rFonts w:asciiTheme="minorHAnsi" w:hAnsiTheme="minorHAnsi" w:cstheme="minorHAnsi"/>
                <w:sz w:val="18"/>
                <w:szCs w:val="18"/>
              </w:rPr>
            </w:pPr>
          </w:p>
          <w:p w14:paraId="00D2D44B"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327013C"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p>
          <w:p w14:paraId="7A673948"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50D665E"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4E1D1943"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D5EF582"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p>
          <w:p w14:paraId="4EFD51B8" w14:textId="77777777" w:rsidR="002E4893" w:rsidRPr="00170A4B" w:rsidRDefault="002E4893" w:rsidP="002E4893">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734E359"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7302AF8F" w14:textId="77777777" w:rsidR="002E4893" w:rsidRPr="0095589C" w:rsidRDefault="002E4893" w:rsidP="002E4893">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ClipRaster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5699EE5" w14:textId="77777777" w:rsidR="002E4893" w:rsidRDefault="002E4893" w:rsidP="009A0BD9">
            <w:pPr>
              <w:rPr>
                <w:rFonts w:asciiTheme="minorHAnsi" w:hAnsiTheme="minorHAnsi" w:cstheme="minorHAnsi"/>
                <w:b/>
                <w:sz w:val="18"/>
                <w:szCs w:val="18"/>
              </w:rPr>
            </w:pPr>
          </w:p>
          <w:p w14:paraId="48D8AE7B" w14:textId="77777777" w:rsidR="002E4893" w:rsidRPr="00BF5C3A" w:rsidRDefault="002E4893"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528B3327" w14:textId="269291A4" w:rsidR="00641F8D" w:rsidRDefault="00641F8D" w:rsidP="009A0BD9">
            <w:pPr>
              <w:rPr>
                <w:rFonts w:asciiTheme="minorHAnsi" w:hAnsiTheme="minorHAnsi" w:cstheme="minorHAnsi"/>
                <w:b/>
                <w:sz w:val="18"/>
                <w:szCs w:val="18"/>
              </w:rPr>
            </w:pPr>
            <w:r>
              <w:rPr>
                <w:rFonts w:asciiTheme="minorHAnsi" w:hAnsiTheme="minorHAnsi" w:cstheme="minorHAnsi"/>
                <w:b/>
                <w:sz w:val="18"/>
                <w:szCs w:val="18"/>
              </w:rPr>
              <w:t>Polygon feature dataset to clip by (optional)</w:t>
            </w:r>
            <w:r w:rsidRPr="00903F39">
              <w:rPr>
                <w:rFonts w:asciiTheme="minorHAnsi" w:hAnsiTheme="minorHAnsi" w:cstheme="minorHAnsi"/>
                <w:b/>
                <w:sz w:val="18"/>
                <w:szCs w:val="18"/>
              </w:rPr>
              <w:t>:</w:t>
            </w:r>
            <w:r>
              <w:rPr>
                <w:rFonts w:asciiTheme="minorHAnsi" w:hAnsiTheme="minorHAnsi" w:cstheme="minorHAnsi"/>
                <w:b/>
                <w:sz w:val="18"/>
                <w:szCs w:val="18"/>
              </w:rPr>
              <w:t xml:space="preserve"> </w:t>
            </w:r>
            <w:r w:rsidRPr="0095589C">
              <w:rPr>
                <w:rFonts w:asciiTheme="minorHAnsi" w:hAnsiTheme="minorHAnsi" w:cstheme="minorHAnsi"/>
                <w:sz w:val="18"/>
                <w:szCs w:val="18"/>
              </w:rPr>
              <w:t xml:space="preserve">You also have the option of clipping out areas based on a polygon feature.  </w:t>
            </w:r>
            <w:r w:rsidR="002E4893">
              <w:rPr>
                <w:rFonts w:asciiTheme="minorHAnsi" w:hAnsiTheme="minorHAnsi" w:cstheme="minorHAnsi"/>
                <w:sz w:val="18"/>
                <w:szCs w:val="18"/>
              </w:rPr>
              <w:t>T</w:t>
            </w:r>
            <w:r w:rsidRPr="000673D0">
              <w:rPr>
                <w:rFonts w:asciiTheme="minorHAnsi" w:hAnsiTheme="minorHAnsi" w:cstheme="minorHAnsi"/>
                <w:sz w:val="18"/>
                <w:szCs w:val="18"/>
              </w:rPr>
              <w:t>he</w:t>
            </w:r>
            <w:r>
              <w:rPr>
                <w:rFonts w:asciiTheme="minorHAnsi" w:hAnsiTheme="minorHAnsi" w:cstheme="minorHAnsi"/>
                <w:b/>
                <w:sz w:val="18"/>
                <w:szCs w:val="18"/>
              </w:rPr>
              <w:t xml:space="preserve"> </w:t>
            </w:r>
            <w:r w:rsidRPr="0095589C">
              <w:rPr>
                <w:rFonts w:asciiTheme="minorHAnsi" w:hAnsiTheme="minorHAnsi" w:cstheme="minorHAnsi"/>
                <w:sz w:val="18"/>
                <w:szCs w:val="18"/>
              </w:rPr>
              <w:t>boundary of the polygons will define the area clipped out.</w:t>
            </w:r>
            <w:r>
              <w:rPr>
                <w:rFonts w:asciiTheme="minorHAnsi" w:hAnsiTheme="minorHAnsi" w:cstheme="minorHAnsi"/>
                <w:sz w:val="18"/>
                <w:szCs w:val="18"/>
              </w:rPr>
              <w:t xml:space="preserve"> </w:t>
            </w:r>
            <w:del w:id="175" w:author="Tom Barrett" w:date="2017-05-05T11:35:00Z">
              <w:r w:rsidDel="002E4893">
                <w:rPr>
                  <w:rFonts w:asciiTheme="minorHAnsi" w:hAnsiTheme="minorHAnsi" w:cstheme="minorHAnsi"/>
                  <w:sz w:val="18"/>
                  <w:szCs w:val="18"/>
                </w:rPr>
                <w:delText>If this tick box is not selected then the bounding extent of the polygon feature will define the area clipped.</w:delText>
              </w:r>
            </w:del>
          </w:p>
          <w:p w14:paraId="41363A6E" w14:textId="77777777" w:rsidR="00641F8D" w:rsidRDefault="00641F8D" w:rsidP="009A0BD9">
            <w:pPr>
              <w:rPr>
                <w:rFonts w:asciiTheme="minorHAnsi" w:hAnsiTheme="minorHAnsi" w:cstheme="minorHAnsi"/>
                <w:b/>
                <w:sz w:val="18"/>
                <w:szCs w:val="18"/>
              </w:rPr>
            </w:pPr>
          </w:p>
          <w:p w14:paraId="586C70F1" w14:textId="77777777" w:rsidR="00641F8D" w:rsidRDefault="00641F8D" w:rsidP="009A0BD9">
            <w:pPr>
              <w:rPr>
                <w:rFonts w:asciiTheme="minorHAnsi" w:hAnsiTheme="minorHAnsi" w:cstheme="minorHAnsi"/>
                <w:sz w:val="18"/>
                <w:szCs w:val="18"/>
              </w:rPr>
            </w:pPr>
            <w:r w:rsidRPr="0095589C">
              <w:rPr>
                <w:rFonts w:asciiTheme="minorHAnsi" w:hAnsiTheme="minorHAnsi" w:cstheme="minorHAnsi"/>
                <w:b/>
                <w:sz w:val="18"/>
                <w:szCs w:val="18"/>
              </w:rPr>
              <w:t xml:space="preserve">Value </w:t>
            </w:r>
            <w:r>
              <w:rPr>
                <w:rFonts w:asciiTheme="minorHAnsi" w:hAnsiTheme="minorHAnsi" w:cstheme="minorHAnsi"/>
                <w:b/>
                <w:sz w:val="18"/>
                <w:szCs w:val="18"/>
              </w:rPr>
              <w:t>for ‘</w:t>
            </w:r>
            <w:r w:rsidRPr="0095589C">
              <w:rPr>
                <w:rFonts w:asciiTheme="minorHAnsi" w:hAnsiTheme="minorHAnsi" w:cstheme="minorHAnsi"/>
                <w:b/>
                <w:sz w:val="18"/>
                <w:szCs w:val="18"/>
              </w:rPr>
              <w:t>NoData</w:t>
            </w:r>
            <w:r>
              <w:rPr>
                <w:rFonts w:asciiTheme="minorHAnsi" w:hAnsiTheme="minorHAnsi" w:cstheme="minorHAnsi"/>
                <w:b/>
                <w:sz w:val="18"/>
                <w:szCs w:val="18"/>
              </w:rPr>
              <w:t>’</w:t>
            </w:r>
            <w:r w:rsidRPr="0095589C">
              <w:rPr>
                <w:rFonts w:asciiTheme="minorHAnsi" w:hAnsiTheme="minorHAnsi" w:cstheme="minorHAnsi"/>
                <w:b/>
                <w:sz w:val="18"/>
                <w:szCs w:val="18"/>
              </w:rPr>
              <w:t xml:space="preserve"> (optional): </w:t>
            </w:r>
            <w:r w:rsidRPr="0095589C">
              <w:rPr>
                <w:rFonts w:asciiTheme="minorHAnsi" w:hAnsiTheme="minorHAnsi" w:cstheme="minorHAnsi"/>
                <w:sz w:val="18"/>
                <w:szCs w:val="18"/>
              </w:rPr>
              <w:t>You can assign a different value to ‘NoData’, instead of the default ‘NoData’.</w:t>
            </w:r>
            <w:r>
              <w:rPr>
                <w:rFonts w:asciiTheme="minorHAnsi" w:hAnsiTheme="minorHAnsi" w:cstheme="minorHAnsi"/>
                <w:sz w:val="18"/>
                <w:szCs w:val="18"/>
              </w:rPr>
              <w:t xml:space="preserve"> </w:t>
            </w:r>
          </w:p>
          <w:p w14:paraId="5335A55E" w14:textId="77777777" w:rsidR="00641F8D" w:rsidRPr="00535AB8" w:rsidRDefault="00641F8D" w:rsidP="009A0BD9">
            <w:pPr>
              <w:rPr>
                <w:rFonts w:asciiTheme="minorHAnsi" w:hAnsiTheme="minorHAnsi" w:cstheme="minorHAnsi"/>
                <w:b/>
                <w:sz w:val="18"/>
                <w:szCs w:val="18"/>
              </w:rPr>
            </w:pPr>
          </w:p>
          <w:p w14:paraId="4C15DC7E" w14:textId="77777777" w:rsidR="00641F8D" w:rsidRPr="00535AB8" w:rsidRDefault="00641F8D" w:rsidP="009A0BD9">
            <w:pPr>
              <w:rPr>
                <w:rFonts w:asciiTheme="minorHAnsi" w:hAnsiTheme="minorHAnsi" w:cstheme="minorHAnsi"/>
                <w:sz w:val="18"/>
                <w:szCs w:val="18"/>
              </w:rPr>
            </w:pPr>
            <w:r w:rsidRPr="00535AB8">
              <w:rPr>
                <w:rFonts w:asciiTheme="minorHAnsi" w:hAnsiTheme="minorHAnsi" w:cstheme="minorHAnsi"/>
                <w:b/>
                <w:sz w:val="18"/>
                <w:szCs w:val="18"/>
              </w:rPr>
              <w:t xml:space="preserve">Maintain clipping extent (optional): </w:t>
            </w:r>
            <w:r>
              <w:rPr>
                <w:rFonts w:asciiTheme="minorHAnsi" w:hAnsiTheme="minorHAnsi" w:cstheme="minorHAnsi"/>
                <w:sz w:val="18"/>
                <w:szCs w:val="18"/>
              </w:rPr>
              <w:t>Options include:</w:t>
            </w:r>
          </w:p>
          <w:p w14:paraId="7DB8A357" w14:textId="77777777" w:rsidR="00641F8D" w:rsidRPr="00535AB8" w:rsidRDefault="00641F8D" w:rsidP="009A0BD9">
            <w:pPr>
              <w:spacing w:before="100" w:beforeAutospacing="1" w:after="100" w:afterAutospacing="1"/>
              <w:rPr>
                <w:rFonts w:asciiTheme="minorHAnsi" w:hAnsiTheme="minorHAnsi" w:cstheme="minorHAnsi"/>
                <w:sz w:val="18"/>
                <w:szCs w:val="18"/>
              </w:rPr>
            </w:pPr>
            <w:r w:rsidRPr="00535AB8">
              <w:rPr>
                <w:rFonts w:asciiTheme="minorHAnsi" w:hAnsiTheme="minorHAnsi" w:cstheme="minorHAnsi"/>
                <w:sz w:val="18"/>
                <w:szCs w:val="18"/>
              </w:rPr>
              <w:t>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Adjust the number of columns and rows, then resample pixels so as to exactly match the clipping extent specified.</w:t>
            </w:r>
          </w:p>
          <w:p w14:paraId="2F5F2B14" w14:textId="5A76E375" w:rsidR="00641F8D" w:rsidRDefault="00641F8D" w:rsidP="009A0BD9">
            <w:pPr>
              <w:rPr>
                <w:ins w:id="176" w:author="Tom Barrett" w:date="2017-04-11T11:29:00Z"/>
                <w:rFonts w:asciiTheme="minorHAnsi" w:hAnsiTheme="minorHAnsi" w:cstheme="minorHAnsi"/>
                <w:sz w:val="18"/>
                <w:szCs w:val="18"/>
              </w:rPr>
            </w:pPr>
            <w:r w:rsidRPr="00535AB8">
              <w:rPr>
                <w:rFonts w:asciiTheme="minorHAnsi" w:hAnsiTheme="minorHAnsi" w:cstheme="minorHAnsi"/>
                <w:sz w:val="18"/>
                <w:szCs w:val="18"/>
              </w:rPr>
              <w:lastRenderedPageBreak/>
              <w:t>NO_MAINTAIN_EXTENT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Maintain the cell alignment as the input raster and adjust the output extent accordingly.</w:t>
            </w:r>
            <w:ins w:id="177" w:author="Tom Barrett" w:date="2017-04-11T11:18:00Z">
              <w:r w:rsidR="00785F11">
                <w:rPr>
                  <w:rFonts w:asciiTheme="minorHAnsi" w:hAnsiTheme="minorHAnsi" w:cstheme="minorHAnsi"/>
                  <w:sz w:val="18"/>
                  <w:szCs w:val="18"/>
                </w:rPr>
                <w:t xml:space="preserve">  </w:t>
              </w:r>
            </w:ins>
          </w:p>
          <w:p w14:paraId="7694D43C" w14:textId="77777777" w:rsidR="0048795B" w:rsidRDefault="0048795B" w:rsidP="009A0BD9">
            <w:pPr>
              <w:rPr>
                <w:ins w:id="178" w:author="Tom Barrett" w:date="2017-04-11T11:29:00Z"/>
                <w:rFonts w:asciiTheme="minorHAnsi" w:hAnsiTheme="minorHAnsi" w:cstheme="minorHAnsi"/>
                <w:sz w:val="18"/>
                <w:szCs w:val="18"/>
              </w:rPr>
            </w:pPr>
          </w:p>
          <w:p w14:paraId="469EEA9F" w14:textId="321FECC4" w:rsidR="0048795B" w:rsidRPr="00535AB8" w:rsidRDefault="0048795B" w:rsidP="009A0BD9">
            <w:pPr>
              <w:rPr>
                <w:rFonts w:asciiTheme="minorHAnsi" w:hAnsiTheme="minorHAnsi" w:cstheme="minorHAnsi"/>
                <w:sz w:val="18"/>
                <w:szCs w:val="18"/>
              </w:rPr>
            </w:pPr>
            <w:ins w:id="179" w:author="Tom Barrett" w:date="2017-04-11T11:29:00Z">
              <w:r w:rsidRPr="0095589C">
                <w:rPr>
                  <w:rFonts w:asciiTheme="minorHAnsi" w:hAnsiTheme="minorHAnsi" w:cstheme="minorHAnsi"/>
                  <w:b/>
                  <w:i/>
                  <w:color w:val="FF0000"/>
                  <w:sz w:val="18"/>
                  <w:szCs w:val="18"/>
                </w:rPr>
                <w:t xml:space="preserve">TIP </w:t>
              </w:r>
              <w:r w:rsidRPr="00DF5A76">
                <w:rPr>
                  <w:rFonts w:asciiTheme="minorHAnsi" w:hAnsiTheme="minorHAnsi" w:cstheme="minorHAnsi"/>
                  <w:b/>
                  <w:i/>
                  <w:color w:val="FF0000"/>
                  <w:sz w:val="18"/>
                  <w:szCs w:val="18"/>
                </w:rPr>
                <w:t>#</w:t>
              </w:r>
              <w:r>
                <w:rPr>
                  <w:rFonts w:asciiTheme="minorHAnsi" w:hAnsiTheme="minorHAnsi" w:cstheme="minorHAnsi"/>
                  <w:b/>
                  <w:i/>
                  <w:color w:val="FF0000"/>
                  <w:sz w:val="18"/>
                  <w:szCs w:val="18"/>
                </w:rPr>
                <w:t>3</w:t>
              </w:r>
              <w:r w:rsidRPr="00DF5A76">
                <w:rPr>
                  <w:rFonts w:asciiTheme="minorHAnsi" w:hAnsiTheme="minorHAnsi" w:cstheme="minorHAnsi"/>
                  <w:b/>
                  <w:i/>
                  <w:color w:val="FF0000"/>
                  <w:sz w:val="18"/>
                  <w:szCs w:val="18"/>
                </w:rPr>
                <w:t>:</w:t>
              </w:r>
              <w:r>
                <w:rPr>
                  <w:rFonts w:asciiTheme="minorHAnsi" w:hAnsiTheme="minorHAnsi" w:cstheme="minorHAnsi"/>
                  <w:i/>
                  <w:sz w:val="18"/>
                  <w:szCs w:val="18"/>
                </w:rPr>
                <w:t xml:space="preserve"> We recommend that you select ‘</w:t>
              </w:r>
            </w:ins>
            <w:ins w:id="180" w:author="Tom Barrett" w:date="2017-04-11T11:30:00Z">
              <w:r>
                <w:rPr>
                  <w:rFonts w:asciiTheme="minorHAnsi" w:hAnsiTheme="minorHAnsi" w:cstheme="minorHAnsi"/>
                  <w:i/>
                  <w:sz w:val="18"/>
                  <w:szCs w:val="18"/>
                </w:rPr>
                <w:t xml:space="preserve">MAINTAIN_EXTENT’ if you want </w:t>
              </w:r>
            </w:ins>
            <w:ins w:id="181" w:author="Tom Barrett" w:date="2017-04-11T11:31:00Z">
              <w:r>
                <w:rPr>
                  <w:rFonts w:asciiTheme="minorHAnsi" w:hAnsiTheme="minorHAnsi" w:cstheme="minorHAnsi"/>
                  <w:i/>
                  <w:sz w:val="18"/>
                  <w:szCs w:val="18"/>
                </w:rPr>
                <w:t xml:space="preserve">the output raster to align with your </w:t>
              </w:r>
            </w:ins>
            <w:ins w:id="182" w:author="Tom Barrett" w:date="2017-04-11T11:32:00Z">
              <w:r>
                <w:rPr>
                  <w:rFonts w:asciiTheme="minorHAnsi" w:hAnsiTheme="minorHAnsi" w:cstheme="minorHAnsi"/>
                  <w:i/>
                  <w:sz w:val="18"/>
                  <w:szCs w:val="18"/>
                </w:rPr>
                <w:t xml:space="preserve">‘Geoprocessing &gt; Environment Settings’. </w:t>
              </w:r>
            </w:ins>
          </w:p>
          <w:p w14:paraId="71047C73" w14:textId="77777777" w:rsidR="00641F8D" w:rsidRDefault="00641F8D" w:rsidP="009A0BD9">
            <w:pPr>
              <w:rPr>
                <w:ins w:id="183" w:author="Tom Barrett" w:date="2017-05-05T11:36:00Z"/>
                <w:rFonts w:asciiTheme="minorHAnsi" w:hAnsiTheme="minorHAnsi" w:cstheme="minorHAnsi"/>
                <w:sz w:val="18"/>
                <w:szCs w:val="18"/>
              </w:rPr>
            </w:pPr>
          </w:p>
          <w:p w14:paraId="2ED70B29" w14:textId="77777777" w:rsidR="002E4893" w:rsidRPr="00BF5C3A" w:rsidRDefault="002E4893"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0AD3EFA7" w14:textId="77777777" w:rsidR="002E4893" w:rsidRDefault="002E4893" w:rsidP="002E4893">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7F9D7F47" w14:textId="77777777" w:rsidR="002E4893" w:rsidRDefault="002E4893" w:rsidP="002E4893">
            <w:pPr>
              <w:autoSpaceDE w:val="0"/>
              <w:autoSpaceDN w:val="0"/>
              <w:adjustRightInd w:val="0"/>
              <w:rPr>
                <w:rFonts w:asciiTheme="minorHAnsi" w:hAnsiTheme="minorHAnsi" w:cstheme="minorHAnsi"/>
                <w:color w:val="000020"/>
                <w:sz w:val="18"/>
                <w:szCs w:val="18"/>
              </w:rPr>
            </w:pPr>
          </w:p>
          <w:p w14:paraId="5828CE0A" w14:textId="77777777" w:rsidR="002E4893" w:rsidRDefault="002E4893" w:rsidP="002E4893">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71C2FEE2" w14:textId="55881C86" w:rsidR="00641F8D" w:rsidRPr="0095589C" w:rsidRDefault="00943AA9" w:rsidP="00B936EB">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tc>
      </w:tr>
    </w:tbl>
    <w:p w14:paraId="3A2870B5" w14:textId="77777777" w:rsidR="00641F8D" w:rsidRDefault="00641F8D" w:rsidP="00641F8D">
      <w:bookmarkStart w:id="184" w:name="_3.2.2_Copy_Rasters"/>
      <w:bookmarkEnd w:id="184"/>
    </w:p>
    <w:p w14:paraId="198F28EF" w14:textId="77777777" w:rsidR="00641F8D" w:rsidRDefault="00641F8D" w:rsidP="00641F8D">
      <w:pPr>
        <w:pStyle w:val="Heading3"/>
      </w:pPr>
      <w:bookmarkStart w:id="185" w:name="_Raster_&gt;_Copy"/>
      <w:bookmarkStart w:id="186" w:name="_Toc476903417"/>
      <w:bookmarkEnd w:id="185"/>
      <w:r w:rsidRPr="00163E5B">
        <w:t>Raster</w:t>
      </w:r>
      <w:r>
        <w:t xml:space="preserve"> &gt; Copy</w:t>
      </w:r>
      <w:bookmarkEnd w:id="186"/>
    </w:p>
    <w:p w14:paraId="24221EF6" w14:textId="77777777" w:rsidR="00641F8D" w:rsidRPr="00E513A6" w:rsidRDefault="00641F8D" w:rsidP="00641F8D"/>
    <w:tbl>
      <w:tblPr>
        <w:tblStyle w:val="TableGrid"/>
        <w:tblW w:w="0" w:type="auto"/>
        <w:tblLayout w:type="fixed"/>
        <w:tblLook w:val="04A0" w:firstRow="1" w:lastRow="0" w:firstColumn="1" w:lastColumn="0" w:noHBand="0" w:noVBand="1"/>
      </w:tblPr>
      <w:tblGrid>
        <w:gridCol w:w="2405"/>
        <w:gridCol w:w="11543"/>
      </w:tblGrid>
      <w:tr w:rsidR="00641F8D" w:rsidRPr="0095589C" w14:paraId="1924A398" w14:textId="77777777" w:rsidTr="00B936EB">
        <w:trPr>
          <w:tblHeader/>
        </w:trPr>
        <w:tc>
          <w:tcPr>
            <w:tcW w:w="2405" w:type="dxa"/>
          </w:tcPr>
          <w:p w14:paraId="4C0A7771"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543" w:type="dxa"/>
          </w:tcPr>
          <w:p w14:paraId="48950D1B" w14:textId="77777777" w:rsidR="00641F8D" w:rsidRPr="0095589C" w:rsidRDefault="00641F8D" w:rsidP="009A0BD9">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641F8D" w:rsidRPr="0095589C" w14:paraId="17E4658A" w14:textId="77777777" w:rsidTr="00B936EB">
        <w:tc>
          <w:tcPr>
            <w:tcW w:w="2405" w:type="dxa"/>
          </w:tcPr>
          <w:p w14:paraId="2DA4CF71" w14:textId="77777777" w:rsidR="00641F8D" w:rsidRPr="0095589C" w:rsidRDefault="00641F8D" w:rsidP="009A0BD9">
            <w:pPr>
              <w:rPr>
                <w:rFonts w:asciiTheme="minorHAnsi" w:hAnsiTheme="minorHAnsi" w:cstheme="minorHAnsi"/>
                <w:sz w:val="18"/>
                <w:szCs w:val="18"/>
              </w:rPr>
            </w:pPr>
          </w:p>
          <w:p w14:paraId="26B6F7FF" w14:textId="28EFF394" w:rsidR="00641F8D" w:rsidRDefault="00641F8D" w:rsidP="009A0BD9">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803648" behindDoc="0" locked="0" layoutInCell="1" allowOverlap="1" wp14:anchorId="26FED74D" wp14:editId="53664A9F">
                      <wp:simplePos x="0" y="0"/>
                      <wp:positionH relativeFrom="column">
                        <wp:posOffset>260350</wp:posOffset>
                      </wp:positionH>
                      <wp:positionV relativeFrom="paragraph">
                        <wp:posOffset>1176542</wp:posOffset>
                      </wp:positionV>
                      <wp:extent cx="852054" cy="191250"/>
                      <wp:effectExtent l="0" t="0" r="24765" b="1841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2054" cy="19125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5AB0560" id="Oval 93" o:spid="_x0000_s1026" style="position:absolute;margin-left:20.5pt;margin-top:92.65pt;width:67.1pt;height:15.0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" filled="f" strokecolor="red" strokeweight="2pt"/>
                  </w:pict>
                </mc:Fallback>
              </mc:AlternateContent>
            </w:r>
            <w:r w:rsidR="00104A69">
              <w:rPr>
                <w:noProof/>
              </w:rPr>
              <w:drawing>
                <wp:inline distT="0" distB="0" distL="0" distR="0" wp14:anchorId="18603A60" wp14:editId="733B12AE">
                  <wp:extent cx="1466486" cy="2605636"/>
                  <wp:effectExtent l="0" t="0" r="635" b="444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471439" cy="2614436"/>
                          </a:xfrm>
                          <a:prstGeom prst="rect">
                            <a:avLst/>
                          </a:prstGeom>
                        </pic:spPr>
                      </pic:pic>
                    </a:graphicData>
                  </a:graphic>
                </wp:inline>
              </w:drawing>
            </w:r>
          </w:p>
          <w:p w14:paraId="5454B239" w14:textId="77777777" w:rsidR="00641F8D" w:rsidRDefault="00641F8D" w:rsidP="009A0BD9">
            <w:pPr>
              <w:rPr>
                <w:rFonts w:asciiTheme="minorHAnsi" w:hAnsiTheme="minorHAnsi" w:cstheme="minorHAnsi"/>
                <w:sz w:val="18"/>
                <w:szCs w:val="18"/>
              </w:rPr>
            </w:pPr>
          </w:p>
          <w:p w14:paraId="50462493" w14:textId="77777777" w:rsidR="00641F8D" w:rsidRDefault="00641F8D" w:rsidP="009A0BD9">
            <w:pPr>
              <w:rPr>
                <w:rFonts w:asciiTheme="minorHAnsi" w:hAnsiTheme="minorHAnsi" w:cstheme="minorHAnsi"/>
                <w:sz w:val="18"/>
                <w:szCs w:val="18"/>
              </w:rPr>
            </w:pPr>
          </w:p>
          <w:p w14:paraId="2DF5FC83" w14:textId="77777777" w:rsidR="00641F8D" w:rsidRDefault="00641F8D" w:rsidP="009A0BD9">
            <w:pPr>
              <w:rPr>
                <w:rFonts w:asciiTheme="minorHAnsi" w:hAnsiTheme="minorHAnsi" w:cstheme="minorHAnsi"/>
                <w:sz w:val="18"/>
                <w:szCs w:val="18"/>
              </w:rPr>
            </w:pPr>
          </w:p>
          <w:p w14:paraId="50E4F0A6" w14:textId="77777777" w:rsidR="00641F8D" w:rsidRDefault="00641F8D" w:rsidP="009A0BD9">
            <w:pPr>
              <w:rPr>
                <w:rFonts w:asciiTheme="minorHAnsi" w:hAnsiTheme="minorHAnsi" w:cstheme="minorHAnsi"/>
                <w:sz w:val="18"/>
                <w:szCs w:val="18"/>
              </w:rPr>
            </w:pPr>
          </w:p>
          <w:p w14:paraId="79F0FFF2" w14:textId="77777777" w:rsidR="00641F8D" w:rsidRDefault="00641F8D" w:rsidP="009A0BD9">
            <w:pPr>
              <w:rPr>
                <w:rFonts w:asciiTheme="minorHAnsi" w:hAnsiTheme="minorHAnsi" w:cstheme="minorHAnsi"/>
                <w:sz w:val="18"/>
                <w:szCs w:val="18"/>
              </w:rPr>
            </w:pPr>
          </w:p>
          <w:p w14:paraId="2D97D97B" w14:textId="77777777" w:rsidR="00641F8D" w:rsidRDefault="00641F8D" w:rsidP="009A0BD9">
            <w:pPr>
              <w:rPr>
                <w:rFonts w:asciiTheme="minorHAnsi" w:hAnsiTheme="minorHAnsi" w:cstheme="minorHAnsi"/>
                <w:sz w:val="18"/>
                <w:szCs w:val="18"/>
              </w:rPr>
            </w:pPr>
          </w:p>
          <w:p w14:paraId="357F132F" w14:textId="77777777" w:rsidR="00641F8D" w:rsidRDefault="00641F8D" w:rsidP="009A0BD9">
            <w:pPr>
              <w:rPr>
                <w:rFonts w:asciiTheme="minorHAnsi" w:hAnsiTheme="minorHAnsi" w:cstheme="minorHAnsi"/>
                <w:sz w:val="18"/>
                <w:szCs w:val="18"/>
              </w:rPr>
            </w:pPr>
          </w:p>
          <w:p w14:paraId="670FC132" w14:textId="77777777" w:rsidR="00641F8D" w:rsidRDefault="00641F8D" w:rsidP="009A0BD9">
            <w:pPr>
              <w:rPr>
                <w:rFonts w:asciiTheme="minorHAnsi" w:hAnsiTheme="minorHAnsi" w:cstheme="minorHAnsi"/>
                <w:sz w:val="18"/>
                <w:szCs w:val="18"/>
              </w:rPr>
            </w:pPr>
          </w:p>
          <w:p w14:paraId="6273942C" w14:textId="77777777" w:rsidR="00641F8D" w:rsidRDefault="00641F8D" w:rsidP="009A0BD9">
            <w:pPr>
              <w:rPr>
                <w:rFonts w:asciiTheme="minorHAnsi" w:hAnsiTheme="minorHAnsi" w:cstheme="minorHAnsi"/>
                <w:sz w:val="18"/>
                <w:szCs w:val="18"/>
              </w:rPr>
            </w:pPr>
          </w:p>
          <w:p w14:paraId="0708433D" w14:textId="77777777" w:rsidR="00641F8D" w:rsidRDefault="00641F8D" w:rsidP="009A0BD9">
            <w:pPr>
              <w:rPr>
                <w:rFonts w:asciiTheme="minorHAnsi" w:hAnsiTheme="minorHAnsi" w:cstheme="minorHAnsi"/>
                <w:sz w:val="18"/>
                <w:szCs w:val="18"/>
              </w:rPr>
            </w:pPr>
          </w:p>
          <w:p w14:paraId="63083A2C" w14:textId="77777777" w:rsidR="00641F8D" w:rsidRDefault="00641F8D" w:rsidP="009A0BD9">
            <w:pPr>
              <w:rPr>
                <w:rFonts w:asciiTheme="minorHAnsi" w:hAnsiTheme="minorHAnsi" w:cstheme="minorHAnsi"/>
                <w:sz w:val="18"/>
                <w:szCs w:val="18"/>
              </w:rPr>
            </w:pPr>
          </w:p>
          <w:p w14:paraId="4DACA0F8" w14:textId="77777777" w:rsidR="00641F8D" w:rsidRDefault="00641F8D" w:rsidP="009A0BD9">
            <w:pPr>
              <w:rPr>
                <w:rFonts w:asciiTheme="minorHAnsi" w:hAnsiTheme="minorHAnsi" w:cstheme="minorHAnsi"/>
                <w:sz w:val="18"/>
                <w:szCs w:val="18"/>
              </w:rPr>
            </w:pPr>
          </w:p>
          <w:p w14:paraId="72A83503" w14:textId="77777777" w:rsidR="00641F8D" w:rsidRDefault="00641F8D" w:rsidP="009A0BD9">
            <w:pPr>
              <w:rPr>
                <w:rFonts w:asciiTheme="minorHAnsi" w:hAnsiTheme="minorHAnsi" w:cstheme="minorHAnsi"/>
                <w:sz w:val="18"/>
                <w:szCs w:val="18"/>
              </w:rPr>
            </w:pPr>
          </w:p>
          <w:p w14:paraId="3A06BC03" w14:textId="77777777" w:rsidR="00641F8D" w:rsidRDefault="00641F8D" w:rsidP="009A0BD9">
            <w:pPr>
              <w:rPr>
                <w:rFonts w:asciiTheme="minorHAnsi" w:hAnsiTheme="minorHAnsi" w:cstheme="minorHAnsi"/>
                <w:sz w:val="18"/>
                <w:szCs w:val="18"/>
              </w:rPr>
            </w:pPr>
          </w:p>
          <w:p w14:paraId="2F6785C0" w14:textId="77777777" w:rsidR="00641F8D" w:rsidRDefault="00641F8D" w:rsidP="009A0BD9">
            <w:pPr>
              <w:rPr>
                <w:rFonts w:asciiTheme="minorHAnsi" w:hAnsiTheme="minorHAnsi" w:cstheme="minorHAnsi"/>
                <w:sz w:val="18"/>
                <w:szCs w:val="18"/>
              </w:rPr>
            </w:pPr>
          </w:p>
          <w:p w14:paraId="3182D53E" w14:textId="77777777" w:rsidR="00641F8D" w:rsidRDefault="00641F8D" w:rsidP="009A0BD9">
            <w:pPr>
              <w:rPr>
                <w:rFonts w:asciiTheme="minorHAnsi" w:hAnsiTheme="minorHAnsi" w:cstheme="minorHAnsi"/>
                <w:sz w:val="18"/>
                <w:szCs w:val="18"/>
              </w:rPr>
            </w:pPr>
          </w:p>
          <w:p w14:paraId="033B71BC" w14:textId="77777777" w:rsidR="00641F8D" w:rsidRDefault="00641F8D" w:rsidP="009A0BD9">
            <w:pPr>
              <w:rPr>
                <w:rFonts w:asciiTheme="minorHAnsi" w:hAnsiTheme="minorHAnsi" w:cstheme="minorHAnsi"/>
                <w:sz w:val="18"/>
                <w:szCs w:val="18"/>
              </w:rPr>
            </w:pPr>
          </w:p>
          <w:p w14:paraId="1A86F458" w14:textId="77777777" w:rsidR="00641F8D" w:rsidRDefault="00641F8D" w:rsidP="009A0BD9">
            <w:pPr>
              <w:rPr>
                <w:rFonts w:asciiTheme="minorHAnsi" w:hAnsiTheme="minorHAnsi" w:cstheme="minorHAnsi"/>
                <w:sz w:val="18"/>
                <w:szCs w:val="18"/>
              </w:rPr>
            </w:pPr>
          </w:p>
          <w:p w14:paraId="46588C8B" w14:textId="77777777" w:rsidR="00641F8D" w:rsidRDefault="00641F8D" w:rsidP="009A0BD9">
            <w:pPr>
              <w:rPr>
                <w:rFonts w:asciiTheme="minorHAnsi" w:hAnsiTheme="minorHAnsi" w:cstheme="minorHAnsi"/>
                <w:b/>
                <w:sz w:val="18"/>
                <w:szCs w:val="18"/>
              </w:rPr>
            </w:pPr>
          </w:p>
          <w:p w14:paraId="4E14804B" w14:textId="77777777" w:rsidR="00641F8D" w:rsidRDefault="00641F8D" w:rsidP="009A0BD9">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038AA83F" w14:textId="77777777" w:rsidR="00641F8D" w:rsidRDefault="00641F8D" w:rsidP="009A0BD9">
            <w:pPr>
              <w:rPr>
                <w:rFonts w:asciiTheme="minorHAnsi" w:hAnsiTheme="minorHAnsi" w:cstheme="minorHAnsi"/>
                <w:b/>
                <w:i/>
                <w:sz w:val="18"/>
                <w:szCs w:val="18"/>
              </w:rPr>
            </w:pPr>
          </w:p>
          <w:p w14:paraId="79653B0C" w14:textId="77777777" w:rsidR="00641F8D" w:rsidRDefault="00641F8D" w:rsidP="009A0BD9">
            <w:pPr>
              <w:rPr>
                <w:rFonts w:asciiTheme="minorHAnsi" w:hAnsiTheme="minorHAnsi" w:cstheme="minorHAnsi"/>
                <w:b/>
                <w:i/>
                <w:sz w:val="18"/>
                <w:szCs w:val="18"/>
              </w:rPr>
            </w:pPr>
          </w:p>
          <w:p w14:paraId="3B97241C" w14:textId="77777777" w:rsidR="00641F8D" w:rsidRDefault="00641F8D" w:rsidP="009A0BD9">
            <w:pPr>
              <w:rPr>
                <w:rFonts w:asciiTheme="minorHAnsi" w:hAnsiTheme="minorHAnsi" w:cstheme="minorHAnsi"/>
                <w:b/>
                <w:i/>
                <w:sz w:val="18"/>
                <w:szCs w:val="18"/>
              </w:rPr>
            </w:pPr>
          </w:p>
          <w:p w14:paraId="30511D9D" w14:textId="77777777" w:rsidR="00641F8D" w:rsidRDefault="00641F8D" w:rsidP="009A0BD9">
            <w:pPr>
              <w:rPr>
                <w:rFonts w:asciiTheme="minorHAnsi" w:hAnsiTheme="minorHAnsi" w:cstheme="minorHAnsi"/>
                <w:b/>
                <w:i/>
                <w:sz w:val="18"/>
                <w:szCs w:val="18"/>
              </w:rPr>
            </w:pPr>
          </w:p>
          <w:p w14:paraId="32E9E8E7" w14:textId="77777777" w:rsidR="00641F8D" w:rsidRDefault="00641F8D" w:rsidP="009A0BD9">
            <w:pPr>
              <w:rPr>
                <w:rFonts w:asciiTheme="minorHAnsi" w:hAnsiTheme="minorHAnsi" w:cstheme="minorHAnsi"/>
                <w:b/>
                <w:i/>
                <w:sz w:val="18"/>
                <w:szCs w:val="18"/>
              </w:rPr>
            </w:pPr>
          </w:p>
          <w:p w14:paraId="5298A9BA" w14:textId="77777777" w:rsidR="00641F8D" w:rsidRDefault="00641F8D" w:rsidP="009A0BD9">
            <w:pPr>
              <w:rPr>
                <w:rFonts w:asciiTheme="minorHAnsi" w:hAnsiTheme="minorHAnsi" w:cstheme="minorHAnsi"/>
                <w:b/>
                <w:i/>
                <w:sz w:val="18"/>
                <w:szCs w:val="18"/>
              </w:rPr>
            </w:pPr>
          </w:p>
          <w:p w14:paraId="45B42D2C" w14:textId="77777777" w:rsidR="00641F8D" w:rsidRDefault="00641F8D" w:rsidP="009A0BD9">
            <w:pPr>
              <w:rPr>
                <w:rFonts w:asciiTheme="minorHAnsi" w:hAnsiTheme="minorHAnsi" w:cstheme="minorHAnsi"/>
                <w:b/>
                <w:i/>
                <w:sz w:val="18"/>
                <w:szCs w:val="18"/>
              </w:rPr>
            </w:pPr>
          </w:p>
          <w:p w14:paraId="2C35BA57" w14:textId="77777777" w:rsidR="00641F8D" w:rsidRDefault="00641F8D" w:rsidP="009A0BD9">
            <w:pPr>
              <w:rPr>
                <w:rFonts w:asciiTheme="minorHAnsi" w:hAnsiTheme="minorHAnsi" w:cstheme="minorHAnsi"/>
                <w:b/>
                <w:i/>
                <w:sz w:val="18"/>
                <w:szCs w:val="18"/>
              </w:rPr>
            </w:pPr>
          </w:p>
          <w:p w14:paraId="243A6EC7" w14:textId="77777777" w:rsidR="00641F8D" w:rsidRDefault="00641F8D" w:rsidP="009A0BD9">
            <w:pPr>
              <w:rPr>
                <w:rFonts w:asciiTheme="minorHAnsi" w:hAnsiTheme="minorHAnsi" w:cstheme="minorHAnsi"/>
                <w:b/>
                <w:i/>
                <w:sz w:val="18"/>
                <w:szCs w:val="18"/>
              </w:rPr>
            </w:pPr>
          </w:p>
          <w:p w14:paraId="70B89398" w14:textId="77777777" w:rsidR="00641F8D" w:rsidRDefault="00641F8D" w:rsidP="009A0BD9">
            <w:pPr>
              <w:rPr>
                <w:rFonts w:asciiTheme="minorHAnsi" w:hAnsiTheme="minorHAnsi" w:cstheme="minorHAnsi"/>
                <w:b/>
                <w:i/>
                <w:sz w:val="18"/>
                <w:szCs w:val="18"/>
              </w:rPr>
            </w:pPr>
          </w:p>
          <w:p w14:paraId="74031D1C" w14:textId="77777777" w:rsidR="00641F8D" w:rsidRDefault="00641F8D" w:rsidP="009A0BD9">
            <w:pPr>
              <w:rPr>
                <w:rFonts w:asciiTheme="minorHAnsi" w:hAnsiTheme="minorHAnsi" w:cstheme="minorHAnsi"/>
                <w:b/>
                <w:i/>
                <w:sz w:val="18"/>
                <w:szCs w:val="18"/>
              </w:rPr>
            </w:pPr>
          </w:p>
          <w:p w14:paraId="3680B4C8" w14:textId="77777777" w:rsidR="00641F8D" w:rsidRDefault="00641F8D" w:rsidP="009A0BD9">
            <w:pPr>
              <w:rPr>
                <w:rFonts w:asciiTheme="minorHAnsi" w:hAnsiTheme="minorHAnsi" w:cstheme="minorHAnsi"/>
                <w:b/>
                <w:i/>
                <w:sz w:val="18"/>
                <w:szCs w:val="18"/>
              </w:rPr>
            </w:pPr>
          </w:p>
          <w:p w14:paraId="02A42F02" w14:textId="77777777" w:rsidR="00641F8D" w:rsidRDefault="00641F8D" w:rsidP="009A0BD9">
            <w:pPr>
              <w:rPr>
                <w:rFonts w:asciiTheme="minorHAnsi" w:hAnsiTheme="minorHAnsi" w:cstheme="minorHAnsi"/>
                <w:b/>
                <w:i/>
                <w:sz w:val="18"/>
                <w:szCs w:val="18"/>
              </w:rPr>
            </w:pPr>
          </w:p>
          <w:p w14:paraId="6FAC04BD" w14:textId="77777777" w:rsidR="00641F8D" w:rsidRDefault="00641F8D" w:rsidP="009A0BD9">
            <w:pPr>
              <w:rPr>
                <w:rFonts w:asciiTheme="minorHAnsi" w:hAnsiTheme="minorHAnsi" w:cstheme="minorHAnsi"/>
                <w:b/>
                <w:i/>
                <w:sz w:val="18"/>
                <w:szCs w:val="18"/>
              </w:rPr>
            </w:pPr>
          </w:p>
          <w:p w14:paraId="353EBC87" w14:textId="77777777" w:rsidR="00641F8D" w:rsidRDefault="00641F8D" w:rsidP="009A0BD9">
            <w:pPr>
              <w:rPr>
                <w:rFonts w:asciiTheme="minorHAnsi" w:hAnsiTheme="minorHAnsi" w:cstheme="minorHAnsi"/>
                <w:b/>
                <w:i/>
                <w:sz w:val="18"/>
                <w:szCs w:val="18"/>
              </w:rPr>
            </w:pPr>
          </w:p>
          <w:p w14:paraId="42D346CF" w14:textId="77777777" w:rsidR="00641F8D" w:rsidRDefault="00641F8D" w:rsidP="009A0BD9">
            <w:pPr>
              <w:rPr>
                <w:rFonts w:asciiTheme="minorHAnsi" w:hAnsiTheme="minorHAnsi" w:cstheme="minorHAnsi"/>
                <w:b/>
                <w:i/>
                <w:sz w:val="18"/>
                <w:szCs w:val="18"/>
              </w:rPr>
            </w:pPr>
          </w:p>
          <w:p w14:paraId="3E503CC7" w14:textId="77777777" w:rsidR="00641F8D" w:rsidRDefault="00641F8D" w:rsidP="009A0BD9">
            <w:pPr>
              <w:rPr>
                <w:rFonts w:asciiTheme="minorHAnsi" w:hAnsiTheme="minorHAnsi" w:cstheme="minorHAnsi"/>
                <w:b/>
                <w:i/>
                <w:sz w:val="18"/>
                <w:szCs w:val="18"/>
              </w:rPr>
            </w:pPr>
          </w:p>
          <w:p w14:paraId="2738865F" w14:textId="77777777" w:rsidR="00641F8D" w:rsidRDefault="00641F8D" w:rsidP="009A0BD9">
            <w:pPr>
              <w:rPr>
                <w:rFonts w:asciiTheme="minorHAnsi" w:hAnsiTheme="minorHAnsi" w:cstheme="minorHAnsi"/>
                <w:b/>
                <w:i/>
                <w:sz w:val="18"/>
                <w:szCs w:val="18"/>
              </w:rPr>
            </w:pPr>
          </w:p>
          <w:p w14:paraId="3E87A974" w14:textId="77777777" w:rsidR="00641F8D" w:rsidRDefault="00641F8D" w:rsidP="009A0BD9">
            <w:pPr>
              <w:rPr>
                <w:rFonts w:asciiTheme="minorHAnsi" w:hAnsiTheme="minorHAnsi" w:cstheme="minorHAnsi"/>
                <w:b/>
                <w:i/>
                <w:sz w:val="18"/>
                <w:szCs w:val="18"/>
              </w:rPr>
            </w:pPr>
          </w:p>
          <w:p w14:paraId="757C90CB" w14:textId="77777777" w:rsidR="00641F8D" w:rsidRDefault="00641F8D" w:rsidP="009A0BD9">
            <w:pPr>
              <w:rPr>
                <w:rFonts w:asciiTheme="minorHAnsi" w:hAnsiTheme="minorHAnsi" w:cstheme="minorHAnsi"/>
                <w:b/>
                <w:i/>
                <w:sz w:val="18"/>
                <w:szCs w:val="18"/>
              </w:rPr>
            </w:pPr>
          </w:p>
          <w:p w14:paraId="46CBAACA" w14:textId="77777777" w:rsidR="00641F8D" w:rsidRDefault="00641F8D" w:rsidP="009A0BD9">
            <w:pPr>
              <w:rPr>
                <w:rFonts w:asciiTheme="minorHAnsi" w:hAnsiTheme="minorHAnsi" w:cstheme="minorHAnsi"/>
                <w:b/>
                <w:i/>
                <w:sz w:val="18"/>
                <w:szCs w:val="18"/>
              </w:rPr>
            </w:pPr>
          </w:p>
          <w:p w14:paraId="0E63E8B8" w14:textId="77777777" w:rsidR="00641F8D" w:rsidRDefault="00641F8D" w:rsidP="009A0BD9">
            <w:pPr>
              <w:rPr>
                <w:rFonts w:asciiTheme="minorHAnsi" w:hAnsiTheme="minorHAnsi" w:cstheme="minorHAnsi"/>
                <w:b/>
                <w:i/>
                <w:sz w:val="18"/>
                <w:szCs w:val="18"/>
              </w:rPr>
            </w:pPr>
          </w:p>
          <w:p w14:paraId="29E38C73" w14:textId="77777777" w:rsidR="00641F8D" w:rsidRDefault="00641F8D" w:rsidP="009A0BD9">
            <w:pPr>
              <w:rPr>
                <w:rFonts w:asciiTheme="minorHAnsi" w:hAnsiTheme="minorHAnsi" w:cstheme="minorHAnsi"/>
                <w:b/>
                <w:i/>
                <w:sz w:val="18"/>
                <w:szCs w:val="18"/>
              </w:rPr>
            </w:pPr>
          </w:p>
          <w:p w14:paraId="198FD4B2" w14:textId="77777777" w:rsidR="00641F8D" w:rsidRDefault="00641F8D" w:rsidP="009A0BD9">
            <w:pPr>
              <w:rPr>
                <w:rFonts w:asciiTheme="minorHAnsi" w:hAnsiTheme="minorHAnsi" w:cstheme="minorHAnsi"/>
                <w:b/>
                <w:i/>
                <w:sz w:val="18"/>
                <w:szCs w:val="18"/>
              </w:rPr>
            </w:pPr>
          </w:p>
          <w:p w14:paraId="3DDF7DFE" w14:textId="77777777" w:rsidR="00641F8D" w:rsidRDefault="00641F8D" w:rsidP="009A0BD9">
            <w:pPr>
              <w:rPr>
                <w:rFonts w:asciiTheme="minorHAnsi" w:hAnsiTheme="minorHAnsi" w:cstheme="minorHAnsi"/>
                <w:b/>
                <w:i/>
                <w:sz w:val="18"/>
                <w:szCs w:val="18"/>
              </w:rPr>
            </w:pPr>
          </w:p>
          <w:p w14:paraId="41F13E22" w14:textId="77777777" w:rsidR="00641F8D" w:rsidRDefault="00641F8D" w:rsidP="009A0BD9">
            <w:pPr>
              <w:rPr>
                <w:rFonts w:asciiTheme="minorHAnsi" w:hAnsiTheme="minorHAnsi" w:cstheme="minorHAnsi"/>
                <w:b/>
                <w:i/>
                <w:sz w:val="18"/>
                <w:szCs w:val="18"/>
              </w:rPr>
            </w:pPr>
          </w:p>
          <w:p w14:paraId="5EE9756B" w14:textId="77777777" w:rsidR="00641F8D" w:rsidRDefault="00641F8D" w:rsidP="009A0BD9">
            <w:pPr>
              <w:rPr>
                <w:rFonts w:asciiTheme="minorHAnsi" w:hAnsiTheme="minorHAnsi" w:cstheme="minorHAnsi"/>
                <w:b/>
                <w:i/>
                <w:sz w:val="18"/>
                <w:szCs w:val="18"/>
              </w:rPr>
            </w:pPr>
          </w:p>
          <w:p w14:paraId="3D4A6642" w14:textId="77777777" w:rsidR="00641F8D" w:rsidRDefault="00641F8D" w:rsidP="009A0BD9">
            <w:pPr>
              <w:rPr>
                <w:rFonts w:asciiTheme="minorHAnsi" w:hAnsiTheme="minorHAnsi" w:cstheme="minorHAnsi"/>
                <w:b/>
                <w:i/>
                <w:sz w:val="18"/>
                <w:szCs w:val="18"/>
              </w:rPr>
            </w:pPr>
          </w:p>
          <w:p w14:paraId="6A41CA64" w14:textId="77777777" w:rsidR="00641F8D" w:rsidRDefault="00641F8D" w:rsidP="009A0BD9">
            <w:pPr>
              <w:rPr>
                <w:rFonts w:asciiTheme="minorHAnsi" w:hAnsiTheme="minorHAnsi" w:cstheme="minorHAnsi"/>
                <w:b/>
                <w:i/>
                <w:sz w:val="18"/>
                <w:szCs w:val="18"/>
              </w:rPr>
            </w:pPr>
          </w:p>
          <w:p w14:paraId="78FE450D" w14:textId="77777777" w:rsidR="00641F8D" w:rsidRDefault="00641F8D" w:rsidP="009A0BD9">
            <w:pPr>
              <w:rPr>
                <w:rFonts w:asciiTheme="minorHAnsi" w:hAnsiTheme="minorHAnsi" w:cstheme="minorHAnsi"/>
                <w:b/>
                <w:i/>
                <w:sz w:val="18"/>
                <w:szCs w:val="18"/>
              </w:rPr>
            </w:pPr>
          </w:p>
          <w:p w14:paraId="4DAC050C" w14:textId="77777777" w:rsidR="00641F8D" w:rsidRDefault="00641F8D" w:rsidP="009A0BD9">
            <w:pPr>
              <w:rPr>
                <w:rFonts w:asciiTheme="minorHAnsi" w:hAnsiTheme="minorHAnsi" w:cstheme="minorHAnsi"/>
                <w:b/>
                <w:i/>
                <w:sz w:val="18"/>
                <w:szCs w:val="18"/>
              </w:rPr>
            </w:pPr>
          </w:p>
          <w:p w14:paraId="5B4A8AFA" w14:textId="77777777" w:rsidR="00641F8D" w:rsidRDefault="00641F8D" w:rsidP="009A0BD9">
            <w:pPr>
              <w:rPr>
                <w:rFonts w:asciiTheme="minorHAnsi" w:hAnsiTheme="minorHAnsi" w:cstheme="minorHAnsi"/>
                <w:b/>
                <w:i/>
                <w:sz w:val="18"/>
                <w:szCs w:val="18"/>
              </w:rPr>
            </w:pPr>
          </w:p>
          <w:p w14:paraId="55C28F0E" w14:textId="77777777" w:rsidR="00641F8D" w:rsidRDefault="00641F8D" w:rsidP="009A0BD9">
            <w:pPr>
              <w:rPr>
                <w:rFonts w:asciiTheme="minorHAnsi" w:hAnsiTheme="minorHAnsi" w:cstheme="minorHAnsi"/>
                <w:b/>
                <w:i/>
                <w:sz w:val="18"/>
                <w:szCs w:val="18"/>
              </w:rPr>
            </w:pPr>
          </w:p>
          <w:p w14:paraId="23F6FE0E" w14:textId="77777777" w:rsidR="00641F8D" w:rsidRDefault="00641F8D" w:rsidP="009A0BD9">
            <w:pPr>
              <w:rPr>
                <w:rFonts w:asciiTheme="minorHAnsi" w:hAnsiTheme="minorHAnsi" w:cstheme="minorHAnsi"/>
                <w:b/>
                <w:i/>
                <w:sz w:val="18"/>
                <w:szCs w:val="18"/>
              </w:rPr>
            </w:pPr>
          </w:p>
          <w:p w14:paraId="557D1D20" w14:textId="77777777" w:rsidR="00641F8D" w:rsidRDefault="00641F8D" w:rsidP="009A0BD9">
            <w:pPr>
              <w:rPr>
                <w:rFonts w:asciiTheme="minorHAnsi" w:hAnsiTheme="minorHAnsi" w:cstheme="minorHAnsi"/>
                <w:b/>
                <w:i/>
                <w:sz w:val="18"/>
                <w:szCs w:val="18"/>
              </w:rPr>
            </w:pPr>
          </w:p>
          <w:p w14:paraId="3BD33DC0" w14:textId="77777777" w:rsidR="00641F8D" w:rsidRDefault="00641F8D" w:rsidP="009A0BD9">
            <w:pPr>
              <w:rPr>
                <w:rFonts w:asciiTheme="minorHAnsi" w:hAnsiTheme="minorHAnsi" w:cstheme="minorHAnsi"/>
                <w:b/>
                <w:i/>
                <w:sz w:val="18"/>
                <w:szCs w:val="18"/>
              </w:rPr>
            </w:pPr>
          </w:p>
          <w:p w14:paraId="31F4C285" w14:textId="77777777" w:rsidR="00641F8D" w:rsidRDefault="00641F8D" w:rsidP="009A0BD9">
            <w:pPr>
              <w:rPr>
                <w:rFonts w:asciiTheme="minorHAnsi" w:hAnsiTheme="minorHAnsi" w:cstheme="minorHAnsi"/>
                <w:b/>
                <w:i/>
                <w:sz w:val="18"/>
                <w:szCs w:val="18"/>
              </w:rPr>
            </w:pPr>
          </w:p>
          <w:p w14:paraId="15D74501" w14:textId="77777777" w:rsidR="00641F8D" w:rsidRDefault="00641F8D" w:rsidP="009A0BD9">
            <w:pPr>
              <w:rPr>
                <w:rFonts w:asciiTheme="minorHAnsi" w:hAnsiTheme="minorHAnsi" w:cstheme="minorHAnsi"/>
                <w:b/>
                <w:i/>
                <w:sz w:val="18"/>
                <w:szCs w:val="18"/>
              </w:rPr>
            </w:pPr>
          </w:p>
          <w:p w14:paraId="7E7F0549" w14:textId="77777777" w:rsidR="00641F8D" w:rsidRDefault="00641F8D" w:rsidP="009A0BD9">
            <w:pPr>
              <w:rPr>
                <w:rFonts w:asciiTheme="minorHAnsi" w:hAnsiTheme="minorHAnsi" w:cstheme="minorHAnsi"/>
                <w:b/>
                <w:i/>
                <w:sz w:val="18"/>
                <w:szCs w:val="18"/>
              </w:rPr>
            </w:pPr>
          </w:p>
          <w:p w14:paraId="69FABE20" w14:textId="77777777" w:rsidR="00641F8D" w:rsidRDefault="00641F8D" w:rsidP="009A0BD9">
            <w:pPr>
              <w:rPr>
                <w:rFonts w:asciiTheme="minorHAnsi" w:hAnsiTheme="minorHAnsi" w:cstheme="minorHAnsi"/>
                <w:b/>
                <w:i/>
                <w:sz w:val="18"/>
                <w:szCs w:val="18"/>
              </w:rPr>
            </w:pPr>
          </w:p>
          <w:p w14:paraId="535CAE29" w14:textId="77777777" w:rsidR="00641F8D" w:rsidRDefault="00641F8D" w:rsidP="009A0BD9">
            <w:pPr>
              <w:rPr>
                <w:rFonts w:asciiTheme="minorHAnsi" w:hAnsiTheme="minorHAnsi" w:cstheme="minorHAnsi"/>
                <w:b/>
                <w:i/>
                <w:sz w:val="18"/>
                <w:szCs w:val="18"/>
              </w:rPr>
            </w:pPr>
          </w:p>
          <w:p w14:paraId="25924140" w14:textId="77777777" w:rsidR="00641F8D" w:rsidRDefault="00641F8D" w:rsidP="009A0BD9">
            <w:pPr>
              <w:rPr>
                <w:rFonts w:asciiTheme="minorHAnsi" w:hAnsiTheme="minorHAnsi" w:cstheme="minorHAnsi"/>
                <w:b/>
                <w:i/>
                <w:sz w:val="18"/>
                <w:szCs w:val="18"/>
              </w:rPr>
            </w:pPr>
          </w:p>
          <w:p w14:paraId="76DDEC5E" w14:textId="77777777" w:rsidR="00641F8D" w:rsidRDefault="00641F8D" w:rsidP="009A0BD9">
            <w:pPr>
              <w:rPr>
                <w:rFonts w:asciiTheme="minorHAnsi" w:hAnsiTheme="minorHAnsi" w:cstheme="minorHAnsi"/>
                <w:b/>
                <w:i/>
                <w:sz w:val="18"/>
                <w:szCs w:val="18"/>
              </w:rPr>
            </w:pPr>
          </w:p>
          <w:p w14:paraId="3AC1D439"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proofErr w:type="gramStart"/>
            <w:r w:rsidRPr="004516BF">
              <w:rPr>
                <w:rFonts w:asciiTheme="minorHAnsi" w:hAnsiTheme="minorHAnsi" w:cstheme="minorHAnsi"/>
                <w:b/>
                <w:i/>
                <w:sz w:val="18"/>
                <w:szCs w:val="18"/>
              </w:rPr>
              <w:t>cont..</w:t>
            </w:r>
            <w:proofErr w:type="gramEnd"/>
          </w:p>
          <w:p w14:paraId="38F77522" w14:textId="77777777" w:rsidR="00641F8D" w:rsidRPr="0095589C" w:rsidRDefault="00641F8D" w:rsidP="009A0BD9">
            <w:pPr>
              <w:rPr>
                <w:rFonts w:asciiTheme="minorHAnsi" w:hAnsiTheme="minorHAnsi" w:cstheme="minorHAnsi"/>
                <w:sz w:val="18"/>
                <w:szCs w:val="18"/>
              </w:rPr>
            </w:pPr>
          </w:p>
          <w:p w14:paraId="08557ECF" w14:textId="77777777" w:rsidR="00641F8D" w:rsidRPr="0095589C" w:rsidRDefault="00641F8D" w:rsidP="009A0BD9">
            <w:pPr>
              <w:rPr>
                <w:rFonts w:asciiTheme="minorHAnsi" w:hAnsiTheme="minorHAnsi" w:cstheme="minorHAnsi"/>
                <w:sz w:val="18"/>
                <w:szCs w:val="18"/>
              </w:rPr>
            </w:pPr>
          </w:p>
        </w:tc>
        <w:tc>
          <w:tcPr>
            <w:tcW w:w="11543" w:type="dxa"/>
          </w:tcPr>
          <w:p w14:paraId="52EE7C6D" w14:textId="77777777" w:rsidR="00641F8D" w:rsidRPr="0095589C" w:rsidRDefault="00641F8D" w:rsidP="009A0BD9">
            <w:pPr>
              <w:rPr>
                <w:rFonts w:asciiTheme="minorHAnsi" w:hAnsiTheme="minorHAnsi" w:cstheme="minorHAnsi"/>
                <w:sz w:val="18"/>
                <w:szCs w:val="18"/>
              </w:rPr>
            </w:pPr>
          </w:p>
          <w:p w14:paraId="22284867" w14:textId="77777777" w:rsidR="00641F8D" w:rsidRPr="004C37F8" w:rsidRDefault="00641F8D" w:rsidP="009A0BD9">
            <w:pPr>
              <w:rPr>
                <w:rFonts w:asciiTheme="minorHAnsi" w:hAnsiTheme="minorHAnsi" w:cstheme="minorHAnsi"/>
                <w:sz w:val="18"/>
                <w:szCs w:val="18"/>
              </w:rPr>
            </w:pPr>
            <w:r w:rsidRPr="0095589C">
              <w:rPr>
                <w:rFonts w:asciiTheme="minorHAnsi" w:hAnsiTheme="minorHAnsi" w:cstheme="minorHAnsi"/>
                <w:sz w:val="18"/>
                <w:szCs w:val="18"/>
              </w:rPr>
              <w:t>T</w:t>
            </w:r>
            <w:r w:rsidRPr="004C37F8">
              <w:rPr>
                <w:rFonts w:asciiTheme="minorHAnsi" w:hAnsiTheme="minorHAnsi" w:cstheme="minorHAnsi"/>
                <w:sz w:val="18"/>
                <w:szCs w:val="18"/>
              </w:rPr>
              <w:t xml:space="preserve">his tool copies raster geodata to a new location.  It also allows you to change some of the format/attributes of the raster geodata when copying. For more detailed help see </w:t>
            </w:r>
            <w:hyperlink r:id="rId96" w:history="1">
              <w:r w:rsidRPr="004C37F8">
                <w:rPr>
                  <w:rStyle w:val="Hyperlink"/>
                  <w:rFonts w:asciiTheme="minorHAnsi" w:hAnsiTheme="minorHAnsi" w:cstheme="minorHAnsi"/>
                  <w:sz w:val="18"/>
                  <w:szCs w:val="18"/>
                </w:rPr>
                <w:t>ESRI Help for the ‘Copy Raster (Data Management)’ tool</w:t>
              </w:r>
            </w:hyperlink>
            <w:r w:rsidRPr="004C37F8">
              <w:rPr>
                <w:rFonts w:asciiTheme="minorHAnsi" w:hAnsiTheme="minorHAnsi" w:cstheme="minorHAnsi"/>
                <w:sz w:val="18"/>
                <w:szCs w:val="18"/>
              </w:rPr>
              <w:t>.</w:t>
            </w:r>
          </w:p>
          <w:p w14:paraId="7E6E52FC"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p w14:paraId="697276E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67481804" w14:textId="77777777" w:rsidR="00641F8D" w:rsidRPr="004C37F8" w:rsidRDefault="00641F8D" w:rsidP="009A0BD9">
            <w:pPr>
              <w:rPr>
                <w:rFonts w:asciiTheme="minorHAnsi" w:hAnsiTheme="minorHAnsi" w:cstheme="minorHAnsi"/>
                <w:b/>
                <w:sz w:val="18"/>
                <w:szCs w:val="18"/>
              </w:rPr>
            </w:pPr>
          </w:p>
          <w:p w14:paraId="53CE2FB6"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2809464A" w14:textId="77777777" w:rsidR="00641F8D" w:rsidRDefault="00641F8D" w:rsidP="009A0BD9">
            <w:pPr>
              <w:rPr>
                <w:rFonts w:asciiTheme="minorHAnsi" w:hAnsiTheme="minorHAnsi" w:cstheme="minorHAnsi"/>
                <w:b/>
                <w:sz w:val="18"/>
                <w:szCs w:val="18"/>
              </w:rPr>
            </w:pPr>
          </w:p>
          <w:p w14:paraId="3A263600"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6F26FBF" w14:textId="77777777" w:rsidR="002E4893" w:rsidRPr="004D543E" w:rsidRDefault="002E4893" w:rsidP="002E4893">
            <w:pPr>
              <w:autoSpaceDE w:val="0"/>
              <w:autoSpaceDN w:val="0"/>
              <w:adjustRightInd w:val="0"/>
              <w:rPr>
                <w:rFonts w:asciiTheme="minorHAnsi" w:hAnsiTheme="minorHAnsi" w:cstheme="minorHAnsi"/>
                <w:color w:val="000000"/>
                <w:sz w:val="18"/>
                <w:szCs w:val="18"/>
                <w:lang w:val="en-US" w:eastAsia="en-US"/>
              </w:rPr>
            </w:pPr>
          </w:p>
          <w:p w14:paraId="7DB5D2BE"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362B37E"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3C8CB4FA"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D07AA3E" w14:textId="77777777" w:rsidR="002E4893" w:rsidRDefault="002E4893" w:rsidP="002E4893">
            <w:pPr>
              <w:autoSpaceDE w:val="0"/>
              <w:autoSpaceDN w:val="0"/>
              <w:adjustRightInd w:val="0"/>
              <w:rPr>
                <w:rFonts w:asciiTheme="minorHAnsi" w:eastAsiaTheme="minorHAnsi" w:hAnsiTheme="minorHAnsi" w:cstheme="minorHAnsi"/>
                <w:color w:val="000000"/>
                <w:sz w:val="18"/>
                <w:szCs w:val="18"/>
                <w:lang w:eastAsia="en-US"/>
              </w:rPr>
            </w:pPr>
          </w:p>
          <w:p w14:paraId="2A1AFB0B" w14:textId="77777777" w:rsidR="002E4893" w:rsidRPr="00170A4B" w:rsidRDefault="002E4893" w:rsidP="002E4893">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t>
            </w:r>
            <w:r w:rsidRPr="00170A4B">
              <w:rPr>
                <w:rFonts w:asciiTheme="minorHAnsi" w:hAnsiTheme="minorHAnsi" w:cstheme="minorHAnsi"/>
                <w:color w:val="000000"/>
                <w:sz w:val="18"/>
                <w:szCs w:val="18"/>
                <w:lang w:val="en-US" w:eastAsia="en-US"/>
              </w:rPr>
              <w:lastRenderedPageBreak/>
              <w:t>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81DABD6" w14:textId="77777777" w:rsidR="002E4893" w:rsidRPr="00D12309" w:rsidRDefault="002E4893" w:rsidP="002E4893">
            <w:pPr>
              <w:autoSpaceDE w:val="0"/>
              <w:autoSpaceDN w:val="0"/>
              <w:adjustRightInd w:val="0"/>
              <w:rPr>
                <w:rFonts w:asciiTheme="minorHAnsi" w:hAnsiTheme="minorHAnsi" w:cstheme="minorHAnsi"/>
                <w:color w:val="000000"/>
                <w:sz w:val="18"/>
                <w:szCs w:val="18"/>
                <w:lang w:val="en-US" w:eastAsia="en-US"/>
              </w:rPr>
            </w:pPr>
          </w:p>
          <w:p w14:paraId="55561E96" w14:textId="77777777" w:rsidR="002E4893" w:rsidRPr="0095589C" w:rsidRDefault="002E4893" w:rsidP="002E4893">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CopyRaster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2DD983C" w14:textId="77777777" w:rsidR="002E4893" w:rsidRDefault="002E4893" w:rsidP="009A0BD9">
            <w:pPr>
              <w:rPr>
                <w:rFonts w:asciiTheme="minorHAnsi" w:hAnsiTheme="minorHAnsi" w:cstheme="minorHAnsi"/>
                <w:b/>
                <w:sz w:val="18"/>
                <w:szCs w:val="18"/>
              </w:rPr>
            </w:pPr>
          </w:p>
          <w:p w14:paraId="404230D8" w14:textId="77777777" w:rsidR="002E4893" w:rsidRPr="00BF5C3A" w:rsidRDefault="002E4893"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Options&gt;&gt;</w:t>
            </w:r>
          </w:p>
          <w:p w14:paraId="06DA5150" w14:textId="77777777" w:rsidR="00641F8D" w:rsidRPr="004C37F8" w:rsidRDefault="00641F8D" w:rsidP="009A0BD9">
            <w:pPr>
              <w:rPr>
                <w:rFonts w:asciiTheme="minorHAnsi" w:hAnsiTheme="minorHAnsi" w:cstheme="minorHAnsi"/>
                <w:color w:val="000000"/>
                <w:sz w:val="18"/>
                <w:szCs w:val="18"/>
              </w:rPr>
            </w:pPr>
            <w:proofErr w:type="spellStart"/>
            <w:r w:rsidRPr="004C37F8">
              <w:rPr>
                <w:rFonts w:asciiTheme="minorHAnsi" w:hAnsiTheme="minorHAnsi" w:cstheme="minorHAnsi"/>
                <w:b/>
                <w:sz w:val="18"/>
                <w:szCs w:val="18"/>
              </w:rPr>
              <w:t>Config</w:t>
            </w:r>
            <w:proofErr w:type="spellEnd"/>
            <w:r w:rsidRPr="004C37F8">
              <w:rPr>
                <w:rFonts w:asciiTheme="minorHAnsi" w:hAnsiTheme="minorHAnsi" w:cstheme="minorHAnsi"/>
                <w:b/>
                <w:sz w:val="18"/>
                <w:szCs w:val="18"/>
              </w:rPr>
              <w:t xml:space="preserve"> Keyword (optional): </w:t>
            </w:r>
            <w:r w:rsidRPr="004C37F8">
              <w:rPr>
                <w:rFonts w:asciiTheme="minorHAnsi" w:hAnsiTheme="minorHAnsi" w:cstheme="minorHAnsi"/>
                <w:sz w:val="18"/>
                <w:szCs w:val="18"/>
              </w:rPr>
              <w:t>Specifies the storage parameters (configuration) for a file or enterprise geodatabase. Configuration keywords are set up by your database administrator.</w:t>
            </w:r>
          </w:p>
          <w:p w14:paraId="006E2808" w14:textId="77777777" w:rsidR="00641F8D" w:rsidRPr="004C37F8" w:rsidRDefault="00641F8D" w:rsidP="009A0BD9">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 xml:space="preserve">Background Value (optional): </w:t>
            </w:r>
            <w:r w:rsidRPr="004C37F8">
              <w:rPr>
                <w:rFonts w:asciiTheme="minorHAnsi" w:hAnsiTheme="minorHAnsi" w:cstheme="minorHAnsi"/>
                <w:color w:val="auto"/>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 </w:t>
            </w:r>
            <w:r w:rsidRPr="004C37F8">
              <w:rPr>
                <w:rFonts w:asciiTheme="minorHAnsi" w:hAnsiTheme="minorHAnsi" w:cstheme="minorHAnsi"/>
                <w:sz w:val="18"/>
                <w:szCs w:val="18"/>
              </w:rPr>
              <w:t>The pixel value specified will be set to NoData in the output raster dataset. For file-based rasters and geodatabase rasters, the Ignore Background Value must be set to the same value as NoData in order for the background value to be ignored. Enterprise and geodatabase rasters will work without this extra step.</w:t>
            </w:r>
          </w:p>
          <w:p w14:paraId="1D0276B4"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 xml:space="preserve">No Data Value (optional): </w:t>
            </w:r>
            <w:r w:rsidRPr="004C37F8">
              <w:rPr>
                <w:rFonts w:asciiTheme="minorHAnsi" w:hAnsiTheme="minorHAnsi" w:cstheme="minorHAnsi"/>
                <w:sz w:val="18"/>
                <w:szCs w:val="18"/>
              </w:rPr>
              <w:t>All the pixels with the specified value will be set to NoData in the output raster dataset.</w:t>
            </w:r>
          </w:p>
          <w:p w14:paraId="029088EC" w14:textId="77777777" w:rsidR="00641F8D" w:rsidRPr="004C37F8" w:rsidRDefault="00641F8D" w:rsidP="009A0BD9">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1 Bit to 8 Bit (optional):</w:t>
            </w:r>
            <w:r w:rsidRPr="004C37F8">
              <w:rPr>
                <w:rFonts w:asciiTheme="minorHAnsi" w:hAnsiTheme="minorHAnsi" w:cstheme="minorHAnsi"/>
                <w:sz w:val="18"/>
                <w:szCs w:val="18"/>
              </w:rPr>
              <w:t xml:space="preserve"> </w:t>
            </w:r>
            <w:r w:rsidRPr="004C37F8">
              <w:rPr>
                <w:rFonts w:asciiTheme="minorHAnsi" w:hAnsiTheme="minorHAnsi" w:cstheme="minorHAnsi"/>
                <w:color w:val="auto"/>
                <w:sz w:val="18"/>
                <w:szCs w:val="18"/>
              </w:rPr>
              <w:t>Choose whether the input 1-bit raster dataset will be converted to an 8-bit raster dataset. In this conversion the value 1 in the input raster dataset will be changed to 255 in the output raster dataset. This is useful when importing a 1-bit raster dataset to a geodatabase. One-bit raster datasets have 8-bit pyramid layers when stored in a file system, but in a geodatabase, 1-bit raster datasets can only have 1-bit pyramid layers, which makes the display unpleasant. By converting the data to 8 bit in a geodatabase, the pyramid layers are built as 8 bit instead of 1 bit, resulting in a proper raster dataset in the display.</w:t>
            </w:r>
          </w:p>
          <w:p w14:paraId="7DE1872E" w14:textId="77777777" w:rsidR="00641F8D" w:rsidRPr="004C37F8" w:rsidRDefault="00641F8D" w:rsidP="009A0BD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NONE —No conversion will be done. This is the default.</w:t>
            </w:r>
          </w:p>
          <w:p w14:paraId="500BF62C" w14:textId="77777777" w:rsidR="00641F8D" w:rsidRPr="004C37F8" w:rsidRDefault="00641F8D" w:rsidP="009A0BD9">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OneBitTo8Bit —</w:t>
            </w:r>
            <w:proofErr w:type="gramStart"/>
            <w:r w:rsidRPr="004C37F8">
              <w:rPr>
                <w:rFonts w:asciiTheme="minorHAnsi" w:hAnsiTheme="minorHAnsi" w:cstheme="minorHAnsi"/>
                <w:sz w:val="18"/>
                <w:szCs w:val="18"/>
              </w:rPr>
              <w:t>The</w:t>
            </w:r>
            <w:proofErr w:type="gramEnd"/>
            <w:r w:rsidRPr="004C37F8">
              <w:rPr>
                <w:rFonts w:asciiTheme="minorHAnsi" w:hAnsiTheme="minorHAnsi" w:cstheme="minorHAnsi"/>
                <w:sz w:val="18"/>
                <w:szCs w:val="18"/>
              </w:rPr>
              <w:t xml:space="preserve"> input raster will be converted.</w:t>
            </w:r>
          </w:p>
          <w:p w14:paraId="75EFD1EB"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Colour Map to RGB (optional):</w:t>
            </w:r>
            <w:r w:rsidRPr="004C37F8">
              <w:rPr>
                <w:rFonts w:asciiTheme="minorHAnsi" w:hAnsiTheme="minorHAnsi" w:cstheme="minorHAnsi"/>
                <w:sz w:val="18"/>
                <w:szCs w:val="18"/>
              </w:rPr>
              <w:t xml:space="preserve"> If the input raster geodata has a colour map, the output raster geodata can be converted to a three-band output raster dataset. This is useful when mosaicking rasters with different colour maps. Select from:</w:t>
            </w:r>
          </w:p>
          <w:p w14:paraId="0C551FB5" w14:textId="77777777" w:rsidR="00641F8D" w:rsidRPr="004C37F8" w:rsidRDefault="00641F8D" w:rsidP="009A0BD9">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 No conversion will occur. This is the default.</w:t>
            </w:r>
          </w:p>
          <w:p w14:paraId="38AE15A2" w14:textId="77777777" w:rsidR="00641F8D" w:rsidRPr="004C37F8" w:rsidRDefault="00641F8D" w:rsidP="009A0BD9">
            <w:pPr>
              <w:pStyle w:val="ListParagraph"/>
              <w:numPr>
                <w:ilvl w:val="0"/>
                <w:numId w:val="3"/>
              </w:numPr>
              <w:rPr>
                <w:rFonts w:asciiTheme="minorHAnsi" w:hAnsiTheme="minorHAnsi" w:cstheme="minorHAnsi"/>
                <w:color w:val="000000"/>
                <w:sz w:val="18"/>
                <w:szCs w:val="18"/>
              </w:rPr>
            </w:pPr>
            <w:proofErr w:type="spellStart"/>
            <w:r w:rsidRPr="004C37F8">
              <w:rPr>
                <w:rFonts w:asciiTheme="minorHAnsi" w:hAnsiTheme="minorHAnsi" w:cstheme="minorHAnsi"/>
                <w:color w:val="000000"/>
                <w:sz w:val="18"/>
                <w:szCs w:val="18"/>
              </w:rPr>
              <w:t>ColormapToRGB</w:t>
            </w:r>
            <w:proofErr w:type="spellEnd"/>
            <w:r w:rsidRPr="004C37F8">
              <w:rPr>
                <w:rFonts w:asciiTheme="minorHAnsi" w:hAnsiTheme="minorHAnsi" w:cstheme="minorHAnsi"/>
                <w:color w:val="000000"/>
                <w:sz w:val="18"/>
                <w:szCs w:val="18"/>
              </w:rPr>
              <w:t xml:space="preserv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input geodata will be converted.</w:t>
            </w:r>
          </w:p>
          <w:p w14:paraId="0980A825" w14:textId="77777777" w:rsidR="00641F8D" w:rsidRPr="004C37F8" w:rsidRDefault="00641F8D" w:rsidP="009A0BD9">
            <w:pPr>
              <w:rPr>
                <w:rFonts w:asciiTheme="minorHAnsi" w:hAnsiTheme="minorHAnsi" w:cstheme="minorHAnsi"/>
                <w:color w:val="000000"/>
                <w:sz w:val="18"/>
                <w:szCs w:val="18"/>
              </w:rPr>
            </w:pPr>
          </w:p>
          <w:p w14:paraId="27BF4113"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Pixel Type (optional):</w:t>
            </w:r>
            <w:r w:rsidRPr="004C37F8">
              <w:rPr>
                <w:rFonts w:asciiTheme="minorHAnsi" w:hAnsiTheme="minorHAnsi" w:cstheme="minorHAnsi"/>
                <w:sz w:val="18"/>
                <w:szCs w:val="18"/>
              </w:rPr>
              <w:t xml:space="preserve"> Determines the bit depth of the output raster dataset. If left unspecified, the output bit depth will be the same as the input.  There will be no rescaling of the raster values when a different pixel type is chosen. If the pixel type is demoted (lowered), the raster values outside the valid range for that pixel depth will be truncated and lost. Select from:</w:t>
            </w:r>
          </w:p>
          <w:p w14:paraId="6F304121"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641F8D" w:rsidRPr="004C37F8" w14:paraId="5F5D37C1" w14:textId="77777777" w:rsidTr="009A0BD9">
              <w:tc>
                <w:tcPr>
                  <w:tcW w:w="2002" w:type="dxa"/>
                </w:tcPr>
                <w:p w14:paraId="293F76EA"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Pixel type</w:t>
                  </w:r>
                </w:p>
              </w:tc>
              <w:tc>
                <w:tcPr>
                  <w:tcW w:w="3874" w:type="dxa"/>
                </w:tcPr>
                <w:p w14:paraId="02C1C674"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Description</w:t>
                  </w:r>
                </w:p>
              </w:tc>
              <w:tc>
                <w:tcPr>
                  <w:tcW w:w="5193" w:type="dxa"/>
                </w:tcPr>
                <w:p w14:paraId="5EE702A4" w14:textId="77777777" w:rsidR="00641F8D" w:rsidRPr="004C37F8" w:rsidRDefault="00641F8D" w:rsidP="009A0BD9">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Value range allowed</w:t>
                  </w:r>
                </w:p>
              </w:tc>
            </w:tr>
            <w:tr w:rsidR="00641F8D" w:rsidRPr="004C37F8" w14:paraId="3A991EBF" w14:textId="77777777" w:rsidTr="009A0BD9">
              <w:trPr>
                <w:trHeight w:val="300"/>
              </w:trPr>
              <w:tc>
                <w:tcPr>
                  <w:tcW w:w="2002" w:type="dxa"/>
                  <w:noWrap/>
                  <w:hideMark/>
                </w:tcPr>
                <w:p w14:paraId="1630C05B"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1_BIT</w:t>
                  </w:r>
                </w:p>
              </w:tc>
              <w:tc>
                <w:tcPr>
                  <w:tcW w:w="3874" w:type="dxa"/>
                  <w:noWrap/>
                  <w:hideMark/>
                </w:tcPr>
                <w:p w14:paraId="67502358"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1-bit unsigned integer</w:t>
                  </w:r>
                </w:p>
              </w:tc>
              <w:tc>
                <w:tcPr>
                  <w:tcW w:w="5193" w:type="dxa"/>
                  <w:noWrap/>
                  <w:hideMark/>
                </w:tcPr>
                <w:p w14:paraId="0868E15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 The values can be 0 or 1</w:t>
                  </w:r>
                </w:p>
              </w:tc>
            </w:tr>
            <w:tr w:rsidR="00641F8D" w:rsidRPr="004C37F8" w14:paraId="6CFDE609" w14:textId="77777777" w:rsidTr="009A0BD9">
              <w:trPr>
                <w:trHeight w:val="300"/>
              </w:trPr>
              <w:tc>
                <w:tcPr>
                  <w:tcW w:w="2002" w:type="dxa"/>
                  <w:noWrap/>
                  <w:hideMark/>
                </w:tcPr>
                <w:p w14:paraId="1F3D46F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2_BIT</w:t>
                  </w:r>
                </w:p>
              </w:tc>
              <w:tc>
                <w:tcPr>
                  <w:tcW w:w="3874" w:type="dxa"/>
                  <w:noWrap/>
                  <w:hideMark/>
                </w:tcPr>
                <w:p w14:paraId="0CD7AFA6"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2-bit unsigned integer</w:t>
                  </w:r>
                </w:p>
              </w:tc>
              <w:tc>
                <w:tcPr>
                  <w:tcW w:w="5193" w:type="dxa"/>
                  <w:noWrap/>
                  <w:hideMark/>
                </w:tcPr>
                <w:p w14:paraId="497A1ED6"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3</w:t>
                  </w:r>
                </w:p>
              </w:tc>
            </w:tr>
            <w:tr w:rsidR="00641F8D" w:rsidRPr="004C37F8" w14:paraId="2FCB71F8" w14:textId="77777777" w:rsidTr="009A0BD9">
              <w:trPr>
                <w:trHeight w:val="300"/>
              </w:trPr>
              <w:tc>
                <w:tcPr>
                  <w:tcW w:w="2002" w:type="dxa"/>
                  <w:noWrap/>
                  <w:hideMark/>
                </w:tcPr>
                <w:p w14:paraId="636ECF7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4_BIT</w:t>
                  </w:r>
                </w:p>
              </w:tc>
              <w:tc>
                <w:tcPr>
                  <w:tcW w:w="3874" w:type="dxa"/>
                  <w:noWrap/>
                  <w:hideMark/>
                </w:tcPr>
                <w:p w14:paraId="2D1B0817"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4-bit unsigned integer</w:t>
                  </w:r>
                </w:p>
              </w:tc>
              <w:tc>
                <w:tcPr>
                  <w:tcW w:w="5193" w:type="dxa"/>
                  <w:noWrap/>
                  <w:hideMark/>
                </w:tcPr>
                <w:p w14:paraId="011222B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15</w:t>
                  </w:r>
                </w:p>
              </w:tc>
            </w:tr>
            <w:tr w:rsidR="00641F8D" w:rsidRPr="004C37F8" w14:paraId="1FAC9859" w14:textId="77777777" w:rsidTr="009A0BD9">
              <w:trPr>
                <w:trHeight w:val="300"/>
              </w:trPr>
              <w:tc>
                <w:tcPr>
                  <w:tcW w:w="2002" w:type="dxa"/>
                  <w:noWrap/>
                  <w:hideMark/>
                </w:tcPr>
                <w:p w14:paraId="2AE0119C"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lastRenderedPageBreak/>
                    <w:t>8_BIT_UNSIGNED</w:t>
                  </w:r>
                </w:p>
              </w:tc>
              <w:tc>
                <w:tcPr>
                  <w:tcW w:w="3874" w:type="dxa"/>
                  <w:noWrap/>
                  <w:hideMark/>
                </w:tcPr>
                <w:p w14:paraId="71105CD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An unsigned 8-bit data type</w:t>
                  </w:r>
                </w:p>
              </w:tc>
              <w:tc>
                <w:tcPr>
                  <w:tcW w:w="5193" w:type="dxa"/>
                  <w:noWrap/>
                  <w:hideMark/>
                </w:tcPr>
                <w:p w14:paraId="1BC640B1"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 to 255</w:t>
                  </w:r>
                </w:p>
              </w:tc>
            </w:tr>
            <w:tr w:rsidR="00641F8D" w:rsidRPr="004C37F8" w14:paraId="35DA09B7" w14:textId="77777777" w:rsidTr="009A0BD9">
              <w:trPr>
                <w:trHeight w:val="300"/>
              </w:trPr>
              <w:tc>
                <w:tcPr>
                  <w:tcW w:w="2002" w:type="dxa"/>
                  <w:noWrap/>
                  <w:hideMark/>
                </w:tcPr>
                <w:p w14:paraId="3B5D643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8_BIT_SIGNED</w:t>
                  </w:r>
                </w:p>
              </w:tc>
              <w:tc>
                <w:tcPr>
                  <w:tcW w:w="3874" w:type="dxa"/>
                  <w:noWrap/>
                  <w:hideMark/>
                </w:tcPr>
                <w:p w14:paraId="08D9D88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signed 8-bit data type</w:t>
                  </w:r>
                </w:p>
              </w:tc>
              <w:tc>
                <w:tcPr>
                  <w:tcW w:w="5193" w:type="dxa"/>
                  <w:noWrap/>
                  <w:hideMark/>
                </w:tcPr>
                <w:p w14:paraId="2853E738"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-128To 127</w:t>
                  </w:r>
                </w:p>
              </w:tc>
            </w:tr>
            <w:tr w:rsidR="00641F8D" w:rsidRPr="004C37F8" w14:paraId="23808018" w14:textId="77777777" w:rsidTr="009A0BD9">
              <w:trPr>
                <w:trHeight w:val="300"/>
              </w:trPr>
              <w:tc>
                <w:tcPr>
                  <w:tcW w:w="2002" w:type="dxa"/>
                  <w:noWrap/>
                  <w:hideMark/>
                </w:tcPr>
                <w:p w14:paraId="08B37811"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16_BIT_UNSIGNED</w:t>
                  </w:r>
                </w:p>
              </w:tc>
              <w:tc>
                <w:tcPr>
                  <w:tcW w:w="3874" w:type="dxa"/>
                  <w:noWrap/>
                  <w:hideMark/>
                </w:tcPr>
                <w:p w14:paraId="6811DBB2"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unsigned data type</w:t>
                  </w:r>
                </w:p>
              </w:tc>
              <w:tc>
                <w:tcPr>
                  <w:tcW w:w="5193" w:type="dxa"/>
                  <w:noWrap/>
                  <w:hideMark/>
                </w:tcPr>
                <w:p w14:paraId="10262C5C"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65,535</w:t>
                  </w:r>
                </w:p>
              </w:tc>
            </w:tr>
            <w:tr w:rsidR="00641F8D" w:rsidRPr="004C37F8" w14:paraId="68EC4FE5" w14:textId="77777777" w:rsidTr="009A0BD9">
              <w:trPr>
                <w:trHeight w:val="300"/>
              </w:trPr>
              <w:tc>
                <w:tcPr>
                  <w:tcW w:w="2002" w:type="dxa"/>
                  <w:noWrap/>
                  <w:hideMark/>
                </w:tcPr>
                <w:p w14:paraId="13BED4D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16_BIT_SIGNED</w:t>
                  </w:r>
                </w:p>
              </w:tc>
              <w:tc>
                <w:tcPr>
                  <w:tcW w:w="3874" w:type="dxa"/>
                  <w:noWrap/>
                  <w:hideMark/>
                </w:tcPr>
                <w:p w14:paraId="1AF6FCF7"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signed data type</w:t>
                  </w:r>
                </w:p>
              </w:tc>
              <w:tc>
                <w:tcPr>
                  <w:tcW w:w="5193" w:type="dxa"/>
                  <w:noWrap/>
                  <w:hideMark/>
                </w:tcPr>
                <w:p w14:paraId="10535B9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-32,768To 32,767</w:t>
                  </w:r>
                </w:p>
              </w:tc>
            </w:tr>
            <w:tr w:rsidR="00641F8D" w:rsidRPr="004C37F8" w14:paraId="2CA509AA" w14:textId="77777777" w:rsidTr="009A0BD9">
              <w:trPr>
                <w:trHeight w:val="300"/>
              </w:trPr>
              <w:tc>
                <w:tcPr>
                  <w:tcW w:w="2002" w:type="dxa"/>
                  <w:noWrap/>
                  <w:hideMark/>
                </w:tcPr>
                <w:p w14:paraId="4CC1E0F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32_BIT_UNSIGNED</w:t>
                  </w:r>
                </w:p>
              </w:tc>
              <w:tc>
                <w:tcPr>
                  <w:tcW w:w="3874" w:type="dxa"/>
                  <w:noWrap/>
                  <w:hideMark/>
                </w:tcPr>
                <w:p w14:paraId="44DFC589"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unsigned data type</w:t>
                  </w:r>
                </w:p>
              </w:tc>
              <w:tc>
                <w:tcPr>
                  <w:tcW w:w="5193" w:type="dxa"/>
                  <w:noWrap/>
                  <w:hideMark/>
                </w:tcPr>
                <w:p w14:paraId="57A9EAE4"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 to 4,294,967,295</w:t>
                  </w:r>
                </w:p>
              </w:tc>
            </w:tr>
            <w:tr w:rsidR="00641F8D" w:rsidRPr="004C37F8" w14:paraId="34BF3410" w14:textId="77777777" w:rsidTr="009A0BD9">
              <w:trPr>
                <w:trHeight w:val="300"/>
              </w:trPr>
              <w:tc>
                <w:tcPr>
                  <w:tcW w:w="2002" w:type="dxa"/>
                  <w:noWrap/>
                  <w:hideMark/>
                </w:tcPr>
                <w:p w14:paraId="52709A9E"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32_BIT_SIGNED</w:t>
                  </w:r>
                </w:p>
              </w:tc>
              <w:tc>
                <w:tcPr>
                  <w:tcW w:w="3874" w:type="dxa"/>
                  <w:noWrap/>
                  <w:hideMark/>
                </w:tcPr>
                <w:p w14:paraId="44E893C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signed data type</w:t>
                  </w:r>
                </w:p>
              </w:tc>
              <w:tc>
                <w:tcPr>
                  <w:tcW w:w="5193" w:type="dxa"/>
                  <w:noWrap/>
                  <w:hideMark/>
                </w:tcPr>
                <w:p w14:paraId="29797D0D"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-2,147,483,648 to 2,147,483,647</w:t>
                  </w:r>
                </w:p>
              </w:tc>
            </w:tr>
            <w:tr w:rsidR="00641F8D" w:rsidRPr="004C37F8" w14:paraId="146B25E2" w14:textId="77777777" w:rsidTr="009A0BD9">
              <w:trPr>
                <w:trHeight w:val="300"/>
              </w:trPr>
              <w:tc>
                <w:tcPr>
                  <w:tcW w:w="2002" w:type="dxa"/>
                  <w:noWrap/>
                  <w:hideMark/>
                </w:tcPr>
                <w:p w14:paraId="263D2993"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32_BIT_FLOAT</w:t>
                  </w:r>
                </w:p>
              </w:tc>
              <w:tc>
                <w:tcPr>
                  <w:tcW w:w="3874" w:type="dxa"/>
                  <w:noWrap/>
                  <w:hideMark/>
                </w:tcPr>
                <w:p w14:paraId="1370A52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data type supporting decimals</w:t>
                  </w:r>
                </w:p>
              </w:tc>
              <w:tc>
                <w:tcPr>
                  <w:tcW w:w="5193" w:type="dxa"/>
                  <w:noWrap/>
                  <w:hideMark/>
                </w:tcPr>
                <w:p w14:paraId="637B835B"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large range</w:t>
                  </w:r>
                </w:p>
              </w:tc>
            </w:tr>
            <w:tr w:rsidR="00641F8D" w:rsidRPr="004C37F8" w14:paraId="174DDFE7" w14:textId="77777777" w:rsidTr="009A0BD9">
              <w:trPr>
                <w:trHeight w:val="300"/>
              </w:trPr>
              <w:tc>
                <w:tcPr>
                  <w:tcW w:w="2002" w:type="dxa"/>
                  <w:noWrap/>
                  <w:hideMark/>
                </w:tcPr>
                <w:p w14:paraId="6D991130"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64_BIT</w:t>
                  </w:r>
                </w:p>
              </w:tc>
              <w:tc>
                <w:tcPr>
                  <w:tcW w:w="3874" w:type="dxa"/>
                  <w:noWrap/>
                  <w:hideMark/>
                </w:tcPr>
                <w:p w14:paraId="24354039"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64-bit data type supporting decimals</w:t>
                  </w:r>
                </w:p>
              </w:tc>
              <w:tc>
                <w:tcPr>
                  <w:tcW w:w="5193" w:type="dxa"/>
                  <w:noWrap/>
                  <w:hideMark/>
                </w:tcPr>
                <w:p w14:paraId="29ED7FD5" w14:textId="77777777" w:rsidR="00641F8D" w:rsidRPr="004C37F8" w:rsidRDefault="00641F8D" w:rsidP="009A0BD9">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very large range</w:t>
                  </w:r>
                </w:p>
              </w:tc>
            </w:tr>
          </w:tbl>
          <w:p w14:paraId="21936C5F" w14:textId="77777777" w:rsidR="00641F8D" w:rsidRPr="004C37F8" w:rsidRDefault="00641F8D" w:rsidP="009A0BD9">
            <w:pPr>
              <w:rPr>
                <w:rFonts w:asciiTheme="minorHAnsi" w:hAnsiTheme="minorHAnsi" w:cstheme="minorHAnsi"/>
                <w:b/>
                <w:i/>
                <w:color w:val="FF0000"/>
                <w:sz w:val="18"/>
                <w:szCs w:val="18"/>
              </w:rPr>
            </w:pPr>
          </w:p>
          <w:p w14:paraId="2FB14EFB" w14:textId="77777777" w:rsidR="00641F8D" w:rsidRPr="004C37F8" w:rsidRDefault="00641F8D" w:rsidP="009A0BD9">
            <w:pPr>
              <w:rPr>
                <w:rFonts w:asciiTheme="minorHAnsi" w:hAnsiTheme="minorHAnsi" w:cstheme="minorHAnsi"/>
                <w:i/>
                <w:sz w:val="18"/>
                <w:szCs w:val="18"/>
              </w:rPr>
            </w:pPr>
            <w:r w:rsidRPr="004C37F8">
              <w:rPr>
                <w:rFonts w:asciiTheme="minorHAnsi" w:hAnsiTheme="minorHAnsi" w:cstheme="minorHAnsi"/>
                <w:b/>
                <w:i/>
                <w:color w:val="FF0000"/>
                <w:sz w:val="18"/>
                <w:szCs w:val="18"/>
              </w:rPr>
              <w:t xml:space="preserve">TIP: </w:t>
            </w:r>
            <w:r w:rsidRPr="004C37F8">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402FBE30" w14:textId="77777777" w:rsidR="00641F8D" w:rsidRPr="004C37F8" w:rsidRDefault="00641F8D" w:rsidP="009A0BD9">
            <w:pPr>
              <w:rPr>
                <w:rFonts w:asciiTheme="minorHAnsi" w:hAnsiTheme="minorHAnsi" w:cstheme="minorHAnsi"/>
                <w:i/>
                <w:sz w:val="18"/>
                <w:szCs w:val="18"/>
              </w:rPr>
            </w:pPr>
          </w:p>
          <w:p w14:paraId="02A00A76"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Scale Pixel Value (optional):</w:t>
            </w:r>
            <w:r w:rsidRPr="004C37F8">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If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 Select from:</w:t>
            </w:r>
          </w:p>
          <w:p w14:paraId="50BE0E3C" w14:textId="77777777" w:rsidR="00641F8D" w:rsidRPr="004C37F8" w:rsidRDefault="00641F8D" w:rsidP="009A0BD9">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NONE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pixel values will remain the same and will not be scaled. Any values that do not fit within the value range will be discarded. This is the default.</w:t>
            </w:r>
          </w:p>
          <w:p w14:paraId="2634E493" w14:textId="77777777" w:rsidR="00641F8D" w:rsidRPr="004C37F8" w:rsidRDefault="00641F8D" w:rsidP="009A0BD9">
            <w:pPr>
              <w:pStyle w:val="ListParagraph"/>
              <w:numPr>
                <w:ilvl w:val="0"/>
                <w:numId w:val="4"/>
              </w:numPr>
              <w:rPr>
                <w:rFonts w:asciiTheme="minorHAnsi" w:hAnsiTheme="minorHAnsi" w:cstheme="minorHAnsi"/>
                <w:color w:val="000000"/>
                <w:sz w:val="18"/>
                <w:szCs w:val="18"/>
              </w:rPr>
            </w:pPr>
            <w:proofErr w:type="spellStart"/>
            <w:r w:rsidRPr="004C37F8">
              <w:rPr>
                <w:rFonts w:asciiTheme="minorHAnsi" w:hAnsiTheme="minorHAnsi" w:cstheme="minorHAnsi"/>
                <w:color w:val="000000"/>
                <w:sz w:val="18"/>
                <w:szCs w:val="18"/>
              </w:rPr>
              <w:t>ScalePixelValue</w:t>
            </w:r>
            <w:proofErr w:type="spellEnd"/>
            <w:r w:rsidRPr="004C37F8">
              <w:rPr>
                <w:rFonts w:asciiTheme="minorHAnsi" w:hAnsiTheme="minorHAnsi" w:cstheme="minorHAnsi"/>
                <w:color w:val="000000"/>
                <w:sz w:val="18"/>
                <w:szCs w:val="18"/>
              </w:rPr>
              <w:t xml:space="preserve"> — </w:t>
            </w:r>
            <w:proofErr w:type="gramStart"/>
            <w:r w:rsidRPr="004C37F8">
              <w:rPr>
                <w:rFonts w:asciiTheme="minorHAnsi" w:hAnsiTheme="minorHAnsi" w:cstheme="minorHAnsi"/>
                <w:color w:val="000000"/>
                <w:sz w:val="18"/>
                <w:szCs w:val="18"/>
              </w:rPr>
              <w:t>The</w:t>
            </w:r>
            <w:proofErr w:type="gramEnd"/>
            <w:r w:rsidRPr="004C37F8">
              <w:rPr>
                <w:rFonts w:asciiTheme="minorHAnsi" w:hAnsiTheme="minorHAnsi" w:cstheme="minorHAnsi"/>
                <w:color w:val="000000"/>
                <w:sz w:val="18"/>
                <w:szCs w:val="18"/>
              </w:rPr>
              <w:t xml:space="preserve"> pixel values will be scaled to the new pixel type. When you scale your pixel depth, your raster will display the same, but the values will be scaled to the new bit depth that was specified.</w:t>
            </w:r>
          </w:p>
          <w:p w14:paraId="56319E89" w14:textId="77777777" w:rsidR="00641F8D" w:rsidRPr="004C37F8" w:rsidRDefault="00641F8D" w:rsidP="009A0BD9">
            <w:pPr>
              <w:rPr>
                <w:rFonts w:asciiTheme="minorHAnsi" w:hAnsiTheme="minorHAnsi" w:cstheme="minorHAnsi"/>
                <w:color w:val="000000"/>
                <w:sz w:val="18"/>
                <w:szCs w:val="18"/>
              </w:rPr>
            </w:pPr>
          </w:p>
          <w:p w14:paraId="489BE461" w14:textId="77777777" w:rsidR="00641F8D" w:rsidRPr="0049391A" w:rsidRDefault="00641F8D" w:rsidP="009A0BD9">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RGB to Colour Map (optional):</w:t>
            </w:r>
            <w:r w:rsidRPr="004C37F8">
              <w:rPr>
                <w:rFonts w:asciiTheme="minorHAnsi" w:hAnsiTheme="minorHAnsi" w:cstheme="minorHAnsi"/>
                <w:sz w:val="18"/>
                <w:szCs w:val="18"/>
              </w:rPr>
              <w:t xml:space="preserve"> You can convert an 8-bit, 3-band (RGB) raster dataset, to a single-band raster geodata with a colour map</w:t>
            </w:r>
            <w:r w:rsidRPr="0049391A">
              <w:rPr>
                <w:rFonts w:asciiTheme="minorHAnsi" w:hAnsiTheme="minorHAnsi" w:cstheme="minorHAnsi"/>
                <w:sz w:val="18"/>
                <w:szCs w:val="18"/>
              </w:rPr>
              <w:t>. This operation will suppress colour noise that is often found in scanned images by examining the statistics for the raster geodata and classifying the values into 255 quantiles. This is ideal for screen captures, scanned maps, or scanned documents. This is not recommended for satellite or aerial imagery or thematic raster data.  Select from:</w:t>
            </w:r>
          </w:p>
          <w:p w14:paraId="1F954BAF" w14:textId="77777777" w:rsidR="00641F8D" w:rsidRPr="0049391A" w:rsidRDefault="00641F8D" w:rsidP="009A0BD9">
            <w:pPr>
              <w:pStyle w:val="ListParagraph"/>
              <w:numPr>
                <w:ilvl w:val="0"/>
                <w:numId w:val="5"/>
              </w:numPr>
              <w:rPr>
                <w:rFonts w:asciiTheme="minorHAnsi" w:hAnsiTheme="minorHAnsi" w:cstheme="minorHAnsi"/>
                <w:color w:val="000000"/>
                <w:sz w:val="18"/>
                <w:szCs w:val="18"/>
              </w:rPr>
            </w:pPr>
            <w:r w:rsidRPr="0049391A">
              <w:rPr>
                <w:rFonts w:asciiTheme="minorHAnsi" w:hAnsiTheme="minorHAnsi" w:cstheme="minorHAnsi"/>
                <w:color w:val="000000"/>
                <w:sz w:val="18"/>
                <w:szCs w:val="18"/>
              </w:rPr>
              <w:t xml:space="preserve">NONE — </w:t>
            </w:r>
            <w:proofErr w:type="gramStart"/>
            <w:r w:rsidRPr="0049391A">
              <w:rPr>
                <w:rFonts w:asciiTheme="minorHAnsi" w:hAnsiTheme="minorHAnsi" w:cstheme="minorHAnsi"/>
                <w:color w:val="000000"/>
                <w:sz w:val="18"/>
                <w:szCs w:val="18"/>
              </w:rPr>
              <w:t>The</w:t>
            </w:r>
            <w:proofErr w:type="gramEnd"/>
            <w:r w:rsidRPr="0049391A">
              <w:rPr>
                <w:rFonts w:asciiTheme="minorHAnsi" w:hAnsiTheme="minorHAnsi" w:cstheme="minorHAnsi"/>
                <w:color w:val="000000"/>
                <w:sz w:val="18"/>
                <w:szCs w:val="18"/>
              </w:rPr>
              <w:t xml:space="preserve"> output will remain as a 3-band (RGB) raster dataset. No conversion to a colour map will occur. This is the default.</w:t>
            </w:r>
          </w:p>
          <w:p w14:paraId="3D854860" w14:textId="77777777" w:rsidR="00641F8D" w:rsidRPr="0049391A" w:rsidRDefault="00641F8D" w:rsidP="009A0BD9">
            <w:pPr>
              <w:pStyle w:val="ListParagraph"/>
              <w:numPr>
                <w:ilvl w:val="0"/>
                <w:numId w:val="5"/>
              </w:numPr>
              <w:rPr>
                <w:rFonts w:asciiTheme="minorHAnsi" w:hAnsiTheme="minorHAnsi" w:cstheme="minorHAnsi"/>
                <w:sz w:val="18"/>
                <w:szCs w:val="18"/>
              </w:rPr>
            </w:pPr>
            <w:proofErr w:type="spellStart"/>
            <w:r w:rsidRPr="0049391A">
              <w:rPr>
                <w:rFonts w:asciiTheme="minorHAnsi" w:hAnsiTheme="minorHAnsi" w:cstheme="minorHAnsi"/>
                <w:color w:val="000000"/>
                <w:sz w:val="18"/>
                <w:szCs w:val="18"/>
              </w:rPr>
              <w:t>RGBToColormap</w:t>
            </w:r>
            <w:proofErr w:type="spellEnd"/>
            <w:r w:rsidRPr="0049391A">
              <w:rPr>
                <w:rFonts w:asciiTheme="minorHAnsi" w:hAnsiTheme="minorHAnsi" w:cstheme="minorHAnsi"/>
                <w:color w:val="000000"/>
                <w:sz w:val="18"/>
                <w:szCs w:val="18"/>
              </w:rPr>
              <w:t xml:space="preserve"> — A single-band raster dataset, with a colour map using 255 colours will be created.</w:t>
            </w:r>
            <w:r w:rsidRPr="0049391A">
              <w:rPr>
                <w:rFonts w:asciiTheme="minorHAnsi" w:hAnsiTheme="minorHAnsi" w:cstheme="minorHAnsi"/>
                <w:sz w:val="18"/>
                <w:szCs w:val="18"/>
              </w:rPr>
              <w:t xml:space="preserve"> </w:t>
            </w:r>
          </w:p>
          <w:p w14:paraId="679516C0" w14:textId="77777777" w:rsidR="00641F8D" w:rsidRPr="0049391A" w:rsidRDefault="00641F8D" w:rsidP="009A0BD9">
            <w:pPr>
              <w:pStyle w:val="NormalWeb"/>
              <w:spacing w:after="0" w:afterAutospacing="0"/>
              <w:rPr>
                <w:rFonts w:asciiTheme="minorHAnsi" w:hAnsiTheme="minorHAnsi" w:cstheme="minorHAnsi"/>
                <w:color w:val="auto"/>
                <w:sz w:val="18"/>
                <w:szCs w:val="18"/>
              </w:rPr>
            </w:pPr>
            <w:r w:rsidRPr="0049391A">
              <w:rPr>
                <w:rFonts w:asciiTheme="minorHAnsi" w:hAnsiTheme="minorHAnsi" w:cstheme="minorHAnsi"/>
                <w:b/>
                <w:sz w:val="18"/>
                <w:szCs w:val="18"/>
              </w:rPr>
              <w:t xml:space="preserve">Format: </w:t>
            </w:r>
            <w:r w:rsidRPr="0049391A">
              <w:rPr>
                <w:rFonts w:asciiTheme="minorHAnsi" w:hAnsiTheme="minorHAnsi" w:cstheme="minorHAnsi"/>
                <w:color w:val="auto"/>
                <w:sz w:val="18"/>
                <w:szCs w:val="18"/>
              </w:rPr>
              <w:t>The output raster format. Select from:</w:t>
            </w:r>
          </w:p>
          <w:p w14:paraId="5D96AC80"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TIFF —TIFF format</w:t>
            </w:r>
          </w:p>
          <w:p w14:paraId="786481CA"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IMAGINE Image —ERDAS IMAGINE</w:t>
            </w:r>
          </w:p>
          <w:p w14:paraId="42D413AD"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BMP —BMP format</w:t>
            </w:r>
          </w:p>
          <w:p w14:paraId="5D039FE6"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GIF —GIF format</w:t>
            </w:r>
          </w:p>
          <w:p w14:paraId="6F1A2267"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PNG —PNG format</w:t>
            </w:r>
          </w:p>
          <w:p w14:paraId="58A6C02E"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JPEG —JPEG format</w:t>
            </w:r>
          </w:p>
          <w:p w14:paraId="10277ACF"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JPEG2000 —JPEG 2000 format</w:t>
            </w:r>
          </w:p>
          <w:p w14:paraId="559EFF5C"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DTED —DTED format</w:t>
            </w:r>
          </w:p>
          <w:p w14:paraId="4FB7540C" w14:textId="77777777" w:rsidR="00641F8D" w:rsidRPr="00B936EB" w:rsidRDefault="00641F8D" w:rsidP="009A0BD9">
            <w:pPr>
              <w:pStyle w:val="ListParagraph"/>
              <w:numPr>
                <w:ilvl w:val="0"/>
                <w:numId w:val="19"/>
              </w:numPr>
              <w:rPr>
                <w:rFonts w:asciiTheme="minorHAnsi" w:hAnsiTheme="minorHAnsi" w:cstheme="minorHAnsi"/>
                <w:sz w:val="16"/>
                <w:szCs w:val="16"/>
              </w:rPr>
            </w:pP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Grid —</w:t>
            </w: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Grid format</w:t>
            </w:r>
          </w:p>
          <w:p w14:paraId="47203237" w14:textId="77777777" w:rsidR="00641F8D" w:rsidRPr="00B936EB" w:rsidRDefault="00641F8D" w:rsidP="009A0BD9">
            <w:pPr>
              <w:pStyle w:val="ListParagraph"/>
              <w:numPr>
                <w:ilvl w:val="0"/>
                <w:numId w:val="19"/>
              </w:numPr>
              <w:rPr>
                <w:rFonts w:asciiTheme="minorHAnsi" w:hAnsiTheme="minorHAnsi" w:cstheme="minorHAnsi"/>
                <w:sz w:val="16"/>
                <w:szCs w:val="16"/>
              </w:rPr>
            </w:pPr>
            <w:proofErr w:type="spellStart"/>
            <w:r w:rsidRPr="00B936EB">
              <w:rPr>
                <w:rFonts w:asciiTheme="minorHAnsi" w:hAnsiTheme="minorHAnsi" w:cstheme="minorHAnsi"/>
                <w:sz w:val="16"/>
                <w:szCs w:val="16"/>
              </w:rPr>
              <w:lastRenderedPageBreak/>
              <w:t>Esri</w:t>
            </w:r>
            <w:proofErr w:type="spellEnd"/>
            <w:r w:rsidRPr="00B936EB">
              <w:rPr>
                <w:rFonts w:asciiTheme="minorHAnsi" w:hAnsiTheme="minorHAnsi" w:cstheme="minorHAnsi"/>
                <w:sz w:val="16"/>
                <w:szCs w:val="16"/>
              </w:rPr>
              <w:t xml:space="preserve"> BIL —</w:t>
            </w: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BIL format</w:t>
            </w:r>
          </w:p>
          <w:p w14:paraId="39334A5D" w14:textId="77777777" w:rsidR="00641F8D" w:rsidRPr="00B936EB" w:rsidRDefault="00641F8D" w:rsidP="009A0BD9">
            <w:pPr>
              <w:pStyle w:val="ListParagraph"/>
              <w:numPr>
                <w:ilvl w:val="0"/>
                <w:numId w:val="19"/>
              </w:numPr>
              <w:rPr>
                <w:rFonts w:asciiTheme="minorHAnsi" w:hAnsiTheme="minorHAnsi" w:cstheme="minorHAnsi"/>
                <w:sz w:val="16"/>
                <w:szCs w:val="16"/>
              </w:rPr>
            </w:pP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BSQ —</w:t>
            </w: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BSQ format</w:t>
            </w:r>
          </w:p>
          <w:p w14:paraId="7FB89837" w14:textId="77777777" w:rsidR="00641F8D" w:rsidRPr="00B936EB" w:rsidRDefault="00641F8D" w:rsidP="009A0BD9">
            <w:pPr>
              <w:pStyle w:val="ListParagraph"/>
              <w:numPr>
                <w:ilvl w:val="0"/>
                <w:numId w:val="19"/>
              </w:numPr>
              <w:rPr>
                <w:rFonts w:asciiTheme="minorHAnsi" w:hAnsiTheme="minorHAnsi" w:cstheme="minorHAnsi"/>
                <w:sz w:val="16"/>
                <w:szCs w:val="16"/>
              </w:rPr>
            </w:pPr>
            <w:proofErr w:type="spellStart"/>
            <w:r w:rsidRPr="00B936EB">
              <w:rPr>
                <w:rFonts w:asciiTheme="minorHAnsi" w:hAnsiTheme="minorHAnsi" w:cstheme="minorHAnsi"/>
                <w:sz w:val="16"/>
                <w:szCs w:val="16"/>
              </w:rPr>
              <w:t>Esri</w:t>
            </w:r>
            <w:proofErr w:type="spellEnd"/>
            <w:r w:rsidRPr="00B936EB">
              <w:rPr>
                <w:rFonts w:asciiTheme="minorHAnsi" w:hAnsiTheme="minorHAnsi" w:cstheme="minorHAnsi"/>
                <w:sz w:val="16"/>
                <w:szCs w:val="16"/>
              </w:rPr>
              <w:t xml:space="preserve"> BIP —ESRI BIP format</w:t>
            </w:r>
          </w:p>
          <w:p w14:paraId="67B46C4A"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ENVI —ENVI format</w:t>
            </w:r>
          </w:p>
          <w:p w14:paraId="0FAB4BE5" w14:textId="77777777" w:rsidR="00641F8D" w:rsidRPr="00B936EB" w:rsidRDefault="00641F8D" w:rsidP="009A0BD9">
            <w:pPr>
              <w:pStyle w:val="ListParagraph"/>
              <w:numPr>
                <w:ilvl w:val="0"/>
                <w:numId w:val="19"/>
              </w:numPr>
              <w:rPr>
                <w:rFonts w:asciiTheme="minorHAnsi" w:hAnsiTheme="minorHAnsi" w:cstheme="minorHAnsi"/>
                <w:sz w:val="16"/>
                <w:szCs w:val="16"/>
              </w:rPr>
            </w:pPr>
            <w:r w:rsidRPr="00B936EB">
              <w:rPr>
                <w:rFonts w:asciiTheme="minorHAnsi" w:hAnsiTheme="minorHAnsi" w:cstheme="minorHAnsi"/>
                <w:sz w:val="16"/>
                <w:szCs w:val="16"/>
              </w:rPr>
              <w:t>CRF —CRF format</w:t>
            </w:r>
          </w:p>
          <w:p w14:paraId="398B5114" w14:textId="77777777" w:rsidR="00641F8D" w:rsidRPr="00B936EB" w:rsidRDefault="00641F8D" w:rsidP="009A0BD9">
            <w:pPr>
              <w:pStyle w:val="ListParagraph"/>
              <w:numPr>
                <w:ilvl w:val="0"/>
                <w:numId w:val="19"/>
              </w:numPr>
              <w:rPr>
                <w:rFonts w:asciiTheme="minorHAnsi" w:hAnsiTheme="minorHAnsi" w:cstheme="minorHAnsi"/>
                <w:color w:val="000000"/>
                <w:sz w:val="16"/>
                <w:szCs w:val="16"/>
              </w:rPr>
            </w:pPr>
            <w:r w:rsidRPr="00B936EB">
              <w:rPr>
                <w:rFonts w:asciiTheme="minorHAnsi" w:hAnsiTheme="minorHAnsi" w:cstheme="minorHAnsi"/>
                <w:sz w:val="16"/>
                <w:szCs w:val="16"/>
              </w:rPr>
              <w:t>MRF —MRF format</w:t>
            </w:r>
          </w:p>
          <w:p w14:paraId="30B251A5" w14:textId="77777777" w:rsidR="00641F8D" w:rsidRDefault="00641F8D" w:rsidP="009A0BD9">
            <w:pPr>
              <w:pStyle w:val="NormalWeb"/>
              <w:spacing w:after="0" w:afterAutospacing="0"/>
              <w:rPr>
                <w:rFonts w:asciiTheme="minorHAnsi" w:hAnsiTheme="minorHAnsi" w:cstheme="minorHAnsi"/>
                <w:color w:val="auto"/>
                <w:sz w:val="18"/>
                <w:szCs w:val="18"/>
              </w:rPr>
            </w:pPr>
            <w:r w:rsidRPr="004C37F8">
              <w:rPr>
                <w:rFonts w:asciiTheme="minorHAnsi" w:hAnsiTheme="minorHAnsi" w:cstheme="minorHAnsi"/>
                <w:b/>
                <w:sz w:val="18"/>
                <w:szCs w:val="18"/>
              </w:rPr>
              <w:t xml:space="preserve">Transform: </w:t>
            </w:r>
            <w:r w:rsidRPr="004C37F8">
              <w:rPr>
                <w:rFonts w:asciiTheme="minorHAnsi" w:hAnsiTheme="minorHAnsi" w:cstheme="minorHAnsi"/>
                <w:color w:val="auto"/>
                <w:sz w:val="18"/>
                <w:szCs w:val="18"/>
              </w:rPr>
              <w:t xml:space="preserve">Choose whether to apply the transformation, associated with the raster, to the output. </w:t>
            </w:r>
          </w:p>
          <w:p w14:paraId="43F2F790" w14:textId="77777777" w:rsidR="00641F8D" w:rsidRPr="004C37F8" w:rsidRDefault="00641F8D" w:rsidP="009A0BD9">
            <w:pPr>
              <w:pStyle w:val="NormalWeb"/>
              <w:numPr>
                <w:ilvl w:val="0"/>
                <w:numId w:val="18"/>
              </w:numPr>
              <w:spacing w:before="0" w:beforeAutospacing="0" w:after="0" w:afterAutospacing="0"/>
              <w:ind w:left="714" w:hanging="357"/>
              <w:rPr>
                <w:rFonts w:asciiTheme="minorHAnsi" w:hAnsiTheme="minorHAnsi" w:cstheme="minorHAnsi"/>
                <w:sz w:val="18"/>
                <w:szCs w:val="18"/>
              </w:rPr>
            </w:pPr>
            <w:r w:rsidRPr="004C37F8">
              <w:rPr>
                <w:rFonts w:asciiTheme="minorHAnsi" w:hAnsiTheme="minorHAnsi" w:cstheme="minorHAnsi"/>
                <w:sz w:val="18"/>
                <w:szCs w:val="18"/>
              </w:rPr>
              <w:t>NONE —</w:t>
            </w:r>
            <w:proofErr w:type="gramStart"/>
            <w:r w:rsidRPr="004C37F8">
              <w:rPr>
                <w:rFonts w:asciiTheme="minorHAnsi" w:hAnsiTheme="minorHAnsi" w:cstheme="minorHAnsi"/>
                <w:sz w:val="18"/>
                <w:szCs w:val="18"/>
              </w:rPr>
              <w:t>Do</w:t>
            </w:r>
            <w:proofErr w:type="gramEnd"/>
            <w:r w:rsidRPr="004C37F8">
              <w:rPr>
                <w:rFonts w:asciiTheme="minorHAnsi" w:hAnsiTheme="minorHAnsi" w:cstheme="minorHAnsi"/>
                <w:sz w:val="18"/>
                <w:szCs w:val="18"/>
              </w:rPr>
              <w:t xml:space="preserve"> not apply any associated transformations to the output.</w:t>
            </w:r>
          </w:p>
          <w:p w14:paraId="5B103A3C" w14:textId="77777777" w:rsidR="00641F8D" w:rsidRPr="004C37F8" w:rsidRDefault="00641F8D" w:rsidP="009A0BD9">
            <w:pPr>
              <w:pStyle w:val="ListParagraph"/>
              <w:numPr>
                <w:ilvl w:val="0"/>
                <w:numId w:val="17"/>
              </w:numPr>
              <w:ind w:left="714" w:hanging="357"/>
              <w:rPr>
                <w:rFonts w:asciiTheme="minorHAnsi" w:hAnsiTheme="minorHAnsi" w:cstheme="minorHAnsi"/>
                <w:b/>
                <w:sz w:val="18"/>
                <w:szCs w:val="18"/>
              </w:rPr>
            </w:pPr>
            <w:r w:rsidRPr="004C37F8">
              <w:rPr>
                <w:rFonts w:asciiTheme="minorHAnsi" w:hAnsiTheme="minorHAnsi" w:cstheme="minorHAnsi"/>
                <w:sz w:val="18"/>
                <w:szCs w:val="18"/>
              </w:rPr>
              <w:t>Transform —</w:t>
            </w:r>
            <w:proofErr w:type="gramStart"/>
            <w:r w:rsidRPr="004C37F8">
              <w:rPr>
                <w:rFonts w:asciiTheme="minorHAnsi" w:hAnsiTheme="minorHAnsi" w:cstheme="minorHAnsi"/>
                <w:sz w:val="18"/>
                <w:szCs w:val="18"/>
              </w:rPr>
              <w:t>Apply</w:t>
            </w:r>
            <w:proofErr w:type="gramEnd"/>
            <w:r w:rsidRPr="004C37F8">
              <w:rPr>
                <w:rFonts w:asciiTheme="minorHAnsi" w:hAnsiTheme="minorHAnsi" w:cstheme="minorHAnsi"/>
                <w:sz w:val="18"/>
                <w:szCs w:val="18"/>
              </w:rPr>
              <w:t xml:space="preserve"> the associated transformation to the output.</w:t>
            </w:r>
          </w:p>
          <w:p w14:paraId="66CF3A5D" w14:textId="77777777" w:rsidR="002E4893" w:rsidRDefault="002E4893" w:rsidP="002E4893">
            <w:pPr>
              <w:autoSpaceDE w:val="0"/>
              <w:autoSpaceDN w:val="0"/>
              <w:adjustRightInd w:val="0"/>
              <w:rPr>
                <w:rFonts w:asciiTheme="minorHAnsi" w:hAnsiTheme="minorHAnsi" w:cstheme="minorHAnsi"/>
                <w:color w:val="000020"/>
                <w:sz w:val="18"/>
                <w:szCs w:val="18"/>
              </w:rPr>
            </w:pPr>
          </w:p>
          <w:p w14:paraId="16B6F4F8" w14:textId="77777777" w:rsidR="002E4893" w:rsidRPr="00BF5C3A" w:rsidRDefault="002E4893" w:rsidP="002E4893">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03E08A0A" w14:textId="77777777" w:rsidR="002E4893" w:rsidRDefault="002E4893" w:rsidP="002E4893">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581C6119" w14:textId="77777777" w:rsidR="002E4893" w:rsidRDefault="002E4893" w:rsidP="002E4893">
            <w:pPr>
              <w:autoSpaceDE w:val="0"/>
              <w:autoSpaceDN w:val="0"/>
              <w:adjustRightInd w:val="0"/>
              <w:rPr>
                <w:rFonts w:asciiTheme="minorHAnsi" w:hAnsiTheme="minorHAnsi" w:cstheme="minorHAnsi"/>
                <w:color w:val="000020"/>
                <w:sz w:val="18"/>
                <w:szCs w:val="18"/>
              </w:rPr>
            </w:pPr>
          </w:p>
          <w:p w14:paraId="53C5D027" w14:textId="77777777" w:rsidR="002E4893" w:rsidRDefault="002E4893" w:rsidP="002E4893">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36FEE597" w14:textId="77777777" w:rsidR="002E4893" w:rsidRDefault="002E4893" w:rsidP="002E4893">
            <w:pPr>
              <w:autoSpaceDE w:val="0"/>
              <w:autoSpaceDN w:val="0"/>
              <w:adjustRightInd w:val="0"/>
              <w:rPr>
                <w:rFonts w:asciiTheme="minorHAnsi" w:hAnsiTheme="minorHAnsi" w:cstheme="minorHAnsi"/>
                <w:color w:val="000020"/>
                <w:sz w:val="18"/>
                <w:szCs w:val="18"/>
              </w:rPr>
            </w:pPr>
          </w:p>
          <w:p w14:paraId="30D4677B" w14:textId="77777777" w:rsidR="00641F8D" w:rsidRPr="00817F86" w:rsidRDefault="00943AA9" w:rsidP="009A0BD9">
            <w:pPr>
              <w:ind w:left="360"/>
              <w:jc w:val="right"/>
              <w:rPr>
                <w:rFonts w:asciiTheme="minorHAnsi" w:hAnsiTheme="minorHAnsi" w:cstheme="minorHAnsi"/>
                <w:color w:val="000000"/>
                <w:sz w:val="18"/>
                <w:szCs w:val="18"/>
              </w:rPr>
            </w:pPr>
            <w:hyperlink w:anchor="_Summary_of_Grid" w:history="1">
              <w:r w:rsidR="00641F8D" w:rsidRPr="00817F86">
                <w:rPr>
                  <w:rStyle w:val="Hyperlink"/>
                  <w:rFonts w:asciiTheme="minorHAnsi" w:hAnsiTheme="minorHAnsi" w:cstheme="minorHAnsi"/>
                  <w:sz w:val="18"/>
                  <w:szCs w:val="18"/>
                </w:rPr>
                <w:t>Link back to Summary of Grid Garage Tools</w:t>
              </w:r>
            </w:hyperlink>
          </w:p>
          <w:p w14:paraId="5F92A582" w14:textId="77777777" w:rsidR="00641F8D" w:rsidRPr="0095589C" w:rsidRDefault="00641F8D" w:rsidP="009A0BD9">
            <w:pPr>
              <w:rPr>
                <w:rFonts w:asciiTheme="minorHAnsi" w:hAnsiTheme="minorHAnsi" w:cstheme="minorHAnsi"/>
                <w:sz w:val="18"/>
                <w:szCs w:val="18"/>
              </w:rPr>
            </w:pPr>
          </w:p>
        </w:tc>
      </w:tr>
    </w:tbl>
    <w:p w14:paraId="30181588" w14:textId="77777777" w:rsidR="00641F8D" w:rsidRPr="00355B1B" w:rsidRDefault="00641F8D" w:rsidP="00641F8D">
      <w:pPr>
        <w:rPr>
          <w:sz w:val="16"/>
          <w:szCs w:val="16"/>
        </w:rPr>
      </w:pPr>
    </w:p>
    <w:p w14:paraId="698F9491" w14:textId="77777777" w:rsidR="00641F8D" w:rsidRPr="008D78B4" w:rsidRDefault="00641F8D" w:rsidP="00F15EEF">
      <w:pPr>
        <w:pStyle w:val="Heading3"/>
      </w:pPr>
      <w:bookmarkStart w:id="187" w:name="_Raster_&gt;_Lookup"/>
      <w:bookmarkStart w:id="188" w:name="_Toc476903418"/>
      <w:bookmarkEnd w:id="187"/>
      <w:r>
        <w:lastRenderedPageBreak/>
        <w:t>Raster &gt; Lookup by Table</w:t>
      </w:r>
      <w:bookmarkEnd w:id="188"/>
    </w:p>
    <w:tbl>
      <w:tblPr>
        <w:tblStyle w:val="TableGrid"/>
        <w:tblW w:w="0" w:type="auto"/>
        <w:tblLook w:val="04A0" w:firstRow="1" w:lastRow="0" w:firstColumn="1" w:lastColumn="0" w:noHBand="0" w:noVBand="1"/>
      </w:tblPr>
      <w:tblGrid>
        <w:gridCol w:w="3186"/>
        <w:gridCol w:w="10762"/>
      </w:tblGrid>
      <w:tr w:rsidR="00641F8D" w:rsidRPr="0095589C" w14:paraId="495848A4" w14:textId="77777777" w:rsidTr="009A0BD9">
        <w:trPr>
          <w:tblHeader/>
        </w:trPr>
        <w:tc>
          <w:tcPr>
            <w:tcW w:w="1838" w:type="dxa"/>
          </w:tcPr>
          <w:p w14:paraId="44435DE9"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67768850" w14:textId="77777777" w:rsidR="00641F8D" w:rsidRPr="0095589C" w:rsidRDefault="00641F8D" w:rsidP="009A0BD9">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641F8D" w:rsidRPr="0095589C" w14:paraId="7CA49354" w14:textId="77777777" w:rsidTr="009A0BD9">
        <w:tc>
          <w:tcPr>
            <w:tcW w:w="1838" w:type="dxa"/>
          </w:tcPr>
          <w:p w14:paraId="03A94109" w14:textId="6B0BF8CC" w:rsidR="00641F8D" w:rsidRDefault="00641F8D" w:rsidP="009A0BD9">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805696" behindDoc="0" locked="0" layoutInCell="1" allowOverlap="1" wp14:anchorId="4817C8CE" wp14:editId="01F40812">
                      <wp:simplePos x="0" y="0"/>
                      <wp:positionH relativeFrom="column">
                        <wp:posOffset>622300</wp:posOffset>
                      </wp:positionH>
                      <wp:positionV relativeFrom="paragraph">
                        <wp:posOffset>1677901</wp:posOffset>
                      </wp:positionV>
                      <wp:extent cx="1027112" cy="243672"/>
                      <wp:effectExtent l="0" t="0" r="20955" b="23495"/>
                      <wp:wrapNone/>
                      <wp:docPr id="27"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E178427" id="Oval 93" o:spid="_x0000_s1026" style="position:absolute;margin-left:49pt;margin-top:132.1pt;width:80.85pt;height:19.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2O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" filled="f" strokecolor="red" strokeweight="2pt"/>
                  </w:pict>
                </mc:Fallback>
              </mc:AlternateContent>
            </w:r>
            <w:r w:rsidR="00104A69">
              <w:rPr>
                <w:noProof/>
              </w:rPr>
              <w:drawing>
                <wp:inline distT="0" distB="0" distL="0" distR="0" wp14:anchorId="45549CC0" wp14:editId="5A0E484A">
                  <wp:extent cx="1876425" cy="3333750"/>
                  <wp:effectExtent l="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76425" cy="3333750"/>
                          </a:xfrm>
                          <a:prstGeom prst="rect">
                            <a:avLst/>
                          </a:prstGeom>
                        </pic:spPr>
                      </pic:pic>
                    </a:graphicData>
                  </a:graphic>
                </wp:inline>
              </w:drawing>
            </w:r>
          </w:p>
          <w:p w14:paraId="0F30A87A" w14:textId="77777777" w:rsidR="00641F8D" w:rsidRDefault="00641F8D" w:rsidP="009A0BD9">
            <w:pPr>
              <w:rPr>
                <w:rFonts w:asciiTheme="minorHAnsi" w:hAnsiTheme="minorHAnsi" w:cstheme="minorHAnsi"/>
                <w:sz w:val="20"/>
                <w:szCs w:val="20"/>
              </w:rPr>
            </w:pPr>
          </w:p>
          <w:p w14:paraId="58BBF842" w14:textId="77777777" w:rsidR="00641F8D" w:rsidRDefault="00641F8D" w:rsidP="009A0BD9">
            <w:pPr>
              <w:rPr>
                <w:rFonts w:asciiTheme="minorHAnsi" w:hAnsiTheme="minorHAnsi" w:cstheme="minorHAnsi"/>
                <w:sz w:val="20"/>
                <w:szCs w:val="20"/>
              </w:rPr>
            </w:pPr>
          </w:p>
          <w:p w14:paraId="3E2FCEB3" w14:textId="77777777" w:rsidR="00641F8D" w:rsidRDefault="00641F8D" w:rsidP="009A0BD9">
            <w:pPr>
              <w:rPr>
                <w:rFonts w:asciiTheme="minorHAnsi" w:hAnsiTheme="minorHAnsi" w:cstheme="minorHAnsi"/>
                <w:sz w:val="20"/>
                <w:szCs w:val="20"/>
              </w:rPr>
            </w:pPr>
          </w:p>
          <w:p w14:paraId="4B1970E2" w14:textId="77777777" w:rsidR="00641F8D" w:rsidRDefault="00641F8D" w:rsidP="009A0BD9">
            <w:pPr>
              <w:rPr>
                <w:rFonts w:asciiTheme="minorHAnsi" w:hAnsiTheme="minorHAnsi" w:cstheme="minorHAnsi"/>
                <w:sz w:val="20"/>
                <w:szCs w:val="20"/>
              </w:rPr>
            </w:pPr>
          </w:p>
          <w:p w14:paraId="2A0C6F5C" w14:textId="77777777" w:rsidR="00641F8D" w:rsidRDefault="00641F8D" w:rsidP="009A0BD9">
            <w:pPr>
              <w:rPr>
                <w:rFonts w:asciiTheme="minorHAnsi" w:hAnsiTheme="minorHAnsi" w:cstheme="minorHAnsi"/>
                <w:sz w:val="20"/>
                <w:szCs w:val="20"/>
              </w:rPr>
            </w:pPr>
          </w:p>
          <w:p w14:paraId="3A18ED6C" w14:textId="77777777" w:rsidR="00641F8D" w:rsidRDefault="00641F8D" w:rsidP="009A0BD9">
            <w:pPr>
              <w:rPr>
                <w:rFonts w:asciiTheme="minorHAnsi" w:hAnsiTheme="minorHAnsi" w:cstheme="minorHAnsi"/>
                <w:sz w:val="20"/>
                <w:szCs w:val="20"/>
              </w:rPr>
            </w:pPr>
          </w:p>
          <w:p w14:paraId="69590945" w14:textId="77777777" w:rsidR="00641F8D" w:rsidRDefault="00641F8D" w:rsidP="009A0BD9">
            <w:pPr>
              <w:rPr>
                <w:rFonts w:asciiTheme="minorHAnsi" w:hAnsiTheme="minorHAnsi" w:cstheme="minorHAnsi"/>
                <w:sz w:val="20"/>
                <w:szCs w:val="20"/>
              </w:rPr>
            </w:pPr>
          </w:p>
          <w:p w14:paraId="17C58F62" w14:textId="77777777" w:rsidR="00641F8D" w:rsidRDefault="00641F8D" w:rsidP="009A0BD9">
            <w:pPr>
              <w:rPr>
                <w:rFonts w:asciiTheme="minorHAnsi" w:hAnsiTheme="minorHAnsi" w:cstheme="minorHAnsi"/>
                <w:sz w:val="20"/>
                <w:szCs w:val="20"/>
              </w:rPr>
            </w:pPr>
          </w:p>
          <w:p w14:paraId="111A6AFC" w14:textId="77777777" w:rsidR="00641F8D" w:rsidRDefault="00641F8D" w:rsidP="009A0BD9">
            <w:pPr>
              <w:rPr>
                <w:rFonts w:asciiTheme="minorHAnsi" w:hAnsiTheme="minorHAnsi" w:cstheme="minorHAnsi"/>
                <w:sz w:val="20"/>
                <w:szCs w:val="20"/>
              </w:rPr>
            </w:pPr>
          </w:p>
          <w:p w14:paraId="3D870ADB" w14:textId="77777777" w:rsidR="00641F8D" w:rsidRDefault="00641F8D" w:rsidP="009A0BD9">
            <w:pPr>
              <w:rPr>
                <w:rFonts w:asciiTheme="minorHAnsi" w:hAnsiTheme="minorHAnsi" w:cstheme="minorHAnsi"/>
                <w:sz w:val="20"/>
                <w:szCs w:val="20"/>
              </w:rPr>
            </w:pPr>
          </w:p>
          <w:p w14:paraId="00B84E13" w14:textId="77777777" w:rsidR="00641F8D" w:rsidRDefault="00641F8D" w:rsidP="009A0BD9">
            <w:pPr>
              <w:rPr>
                <w:rFonts w:asciiTheme="minorHAnsi" w:hAnsiTheme="minorHAnsi" w:cstheme="minorHAnsi"/>
                <w:sz w:val="20"/>
                <w:szCs w:val="20"/>
              </w:rPr>
            </w:pPr>
          </w:p>
          <w:p w14:paraId="3997F290" w14:textId="77777777" w:rsidR="00641F8D" w:rsidRDefault="00641F8D" w:rsidP="009A0BD9">
            <w:pPr>
              <w:rPr>
                <w:rFonts w:asciiTheme="minorHAnsi" w:hAnsiTheme="minorHAnsi" w:cstheme="minorHAnsi"/>
                <w:sz w:val="20"/>
                <w:szCs w:val="20"/>
              </w:rPr>
            </w:pPr>
          </w:p>
          <w:p w14:paraId="154158FB" w14:textId="77777777" w:rsidR="00641F8D" w:rsidRDefault="00641F8D" w:rsidP="009A0BD9">
            <w:pPr>
              <w:rPr>
                <w:rFonts w:asciiTheme="minorHAnsi" w:hAnsiTheme="minorHAnsi" w:cstheme="minorHAnsi"/>
                <w:sz w:val="20"/>
                <w:szCs w:val="20"/>
              </w:rPr>
            </w:pPr>
          </w:p>
          <w:p w14:paraId="06FF4BE3" w14:textId="77777777" w:rsidR="00641F8D" w:rsidRDefault="00641F8D" w:rsidP="009A0BD9">
            <w:pPr>
              <w:rPr>
                <w:rFonts w:asciiTheme="minorHAnsi" w:hAnsiTheme="minorHAnsi" w:cstheme="minorHAnsi"/>
                <w:sz w:val="20"/>
                <w:szCs w:val="20"/>
              </w:rPr>
            </w:pPr>
          </w:p>
          <w:p w14:paraId="0B0EE782" w14:textId="77777777" w:rsidR="00641F8D" w:rsidRDefault="00641F8D" w:rsidP="009A0BD9">
            <w:pPr>
              <w:rPr>
                <w:rFonts w:asciiTheme="minorHAnsi" w:hAnsiTheme="minorHAnsi" w:cstheme="minorHAnsi"/>
                <w:sz w:val="20"/>
                <w:szCs w:val="20"/>
              </w:rPr>
            </w:pPr>
          </w:p>
          <w:p w14:paraId="4A1AA68D" w14:textId="77777777" w:rsidR="00641F8D" w:rsidRPr="0095589C" w:rsidRDefault="00641F8D" w:rsidP="00B936EB">
            <w:pPr>
              <w:rPr>
                <w:rFonts w:asciiTheme="minorHAnsi" w:hAnsiTheme="minorHAnsi" w:cstheme="minorHAnsi"/>
                <w:sz w:val="20"/>
                <w:szCs w:val="20"/>
              </w:rPr>
            </w:pPr>
          </w:p>
        </w:tc>
        <w:tc>
          <w:tcPr>
            <w:tcW w:w="12049" w:type="dxa"/>
          </w:tcPr>
          <w:p w14:paraId="7B743ABF" w14:textId="77777777" w:rsidR="00641F8D" w:rsidRPr="0095589C" w:rsidRDefault="00641F8D" w:rsidP="009A0BD9">
            <w:pPr>
              <w:rPr>
                <w:rFonts w:asciiTheme="minorHAnsi" w:hAnsiTheme="minorHAnsi" w:cstheme="minorHAnsi"/>
                <w:sz w:val="18"/>
                <w:szCs w:val="18"/>
              </w:rPr>
            </w:pPr>
          </w:p>
          <w:p w14:paraId="34FEB530" w14:textId="77777777" w:rsidR="00641F8D" w:rsidRDefault="00641F8D" w:rsidP="009A0BD9">
            <w:pPr>
              <w:rPr>
                <w:rStyle w:val="Hyperlink"/>
                <w:rFonts w:asciiTheme="minorHAnsi" w:hAnsiTheme="minorHAnsi" w:cstheme="minorHAnsi"/>
                <w:sz w:val="18"/>
                <w:szCs w:val="18"/>
              </w:rPr>
            </w:pPr>
            <w:r w:rsidRPr="00244859">
              <w:rPr>
                <w:rFonts w:asciiTheme="minorHAnsi" w:hAnsiTheme="minorHAnsi" w:cstheme="minorHAnsi"/>
                <w:sz w:val="18"/>
                <w:szCs w:val="18"/>
              </w:rPr>
              <w:t xml:space="preserve">Creates </w:t>
            </w:r>
            <w:r>
              <w:rPr>
                <w:rFonts w:asciiTheme="minorHAnsi" w:hAnsiTheme="minorHAnsi" w:cstheme="minorHAnsi"/>
                <w:sz w:val="18"/>
                <w:szCs w:val="18"/>
              </w:rPr>
              <w:t>multiple</w:t>
            </w:r>
            <w:r w:rsidRPr="00244859">
              <w:rPr>
                <w:rFonts w:asciiTheme="minorHAnsi" w:hAnsiTheme="minorHAnsi" w:cstheme="minorHAnsi"/>
                <w:sz w:val="18"/>
                <w:szCs w:val="18"/>
              </w:rPr>
              <w:t xml:space="preserve"> raster</w:t>
            </w:r>
            <w:r>
              <w:rPr>
                <w:rFonts w:asciiTheme="minorHAnsi" w:hAnsiTheme="minorHAnsi" w:cstheme="minorHAnsi"/>
                <w:sz w:val="18"/>
                <w:szCs w:val="18"/>
              </w:rPr>
              <w:t>s</w:t>
            </w:r>
            <w:r w:rsidRPr="00244859">
              <w:rPr>
                <w:rFonts w:asciiTheme="minorHAnsi" w:hAnsiTheme="minorHAnsi" w:cstheme="minorHAnsi"/>
                <w:sz w:val="18"/>
                <w:szCs w:val="18"/>
              </w:rPr>
              <w:t xml:space="preserve"> by looking up values found in another field in the table of the input raster. For more detailed help see </w:t>
            </w:r>
            <w:hyperlink r:id="rId97" w:history="1">
              <w:r w:rsidRPr="00244859">
                <w:rPr>
                  <w:rStyle w:val="Hyperlink"/>
                  <w:rFonts w:asciiTheme="minorHAnsi" w:hAnsiTheme="minorHAnsi" w:cstheme="minorHAnsi"/>
                  <w:sz w:val="18"/>
                  <w:szCs w:val="18"/>
                </w:rPr>
                <w:t>ESRI Help for the ‘Lookup (Raster)’ tool (10.4)</w:t>
              </w:r>
            </w:hyperlink>
            <w:r w:rsidRPr="00244859">
              <w:rPr>
                <w:rStyle w:val="Hyperlink"/>
                <w:rFonts w:asciiTheme="minorHAnsi" w:hAnsiTheme="minorHAnsi" w:cstheme="minorHAnsi"/>
                <w:sz w:val="18"/>
                <w:szCs w:val="18"/>
              </w:rPr>
              <w:t>.</w:t>
            </w:r>
          </w:p>
          <w:p w14:paraId="09233A77" w14:textId="77777777" w:rsidR="005745CF" w:rsidRDefault="005745CF" w:rsidP="009A0BD9">
            <w:pPr>
              <w:rPr>
                <w:rStyle w:val="Hyperlink"/>
                <w:rFonts w:asciiTheme="minorHAnsi" w:hAnsiTheme="minorHAnsi" w:cstheme="minorHAnsi"/>
                <w:sz w:val="18"/>
                <w:szCs w:val="18"/>
              </w:rPr>
            </w:pPr>
          </w:p>
          <w:p w14:paraId="62A6386B" w14:textId="4960F778" w:rsidR="005745CF" w:rsidRPr="006C5B2D" w:rsidRDefault="005745CF" w:rsidP="005745CF">
            <w:pPr>
              <w:rPr>
                <w:ins w:id="189" w:author="Tom Barrett" w:date="2017-05-05T13:14:00Z"/>
                <w:rFonts w:asciiTheme="minorHAnsi" w:hAnsiTheme="minorHAnsi" w:cstheme="minorHAnsi"/>
                <w:sz w:val="18"/>
                <w:szCs w:val="18"/>
              </w:rPr>
            </w:pPr>
            <w:ins w:id="190" w:author="Tom Barrett" w:date="2017-05-05T13:14:00Z">
              <w:r w:rsidRPr="006C5B2D">
                <w:rPr>
                  <w:rFonts w:asciiTheme="minorHAnsi" w:hAnsiTheme="minorHAnsi" w:cstheme="minorHAnsi"/>
                  <w:b/>
                  <w:i/>
                  <w:color w:val="FF0000"/>
                  <w:sz w:val="18"/>
                  <w:szCs w:val="18"/>
                </w:rPr>
                <w:t xml:space="preserve">TIP: </w:t>
              </w:r>
              <w:r>
                <w:rPr>
                  <w:rFonts w:asciiTheme="minorHAnsi" w:hAnsiTheme="minorHAnsi" w:cstheme="minorHAnsi"/>
                  <w:i/>
                  <w:sz w:val="18"/>
                  <w:szCs w:val="18"/>
                </w:rPr>
                <w:t xml:space="preserve">Note that you </w:t>
              </w:r>
            </w:ins>
            <w:ins w:id="191" w:author="Tom Barrett" w:date="2017-05-05T13:16:00Z">
              <w:r>
                <w:rPr>
                  <w:rFonts w:asciiTheme="minorHAnsi" w:hAnsiTheme="minorHAnsi" w:cstheme="minorHAnsi"/>
                  <w:i/>
                  <w:sz w:val="18"/>
                  <w:szCs w:val="18"/>
                </w:rPr>
                <w:t xml:space="preserve">will </w:t>
              </w:r>
            </w:ins>
            <w:ins w:id="192" w:author="Tom Barrett" w:date="2017-05-05T13:14:00Z">
              <w:r>
                <w:rPr>
                  <w:rFonts w:asciiTheme="minorHAnsi" w:hAnsiTheme="minorHAnsi" w:cstheme="minorHAnsi"/>
                  <w:i/>
                  <w:sz w:val="18"/>
                  <w:szCs w:val="18"/>
                </w:rPr>
                <w:t xml:space="preserve">need to use the </w:t>
              </w:r>
            </w:ins>
            <w:ins w:id="193" w:author="Tom Barrett" w:date="2017-05-05T13:15:00Z">
              <w:r>
                <w:rPr>
                  <w:rFonts w:asciiTheme="minorHAnsi" w:hAnsiTheme="minorHAnsi" w:cstheme="minorHAnsi"/>
                  <w:i/>
                  <w:sz w:val="18"/>
                  <w:szCs w:val="18"/>
                </w:rPr>
                <w:t xml:space="preserve">‘Raster &gt; Build Attribute Table’ </w:t>
              </w:r>
            </w:ins>
            <w:ins w:id="194" w:author="Tom Barrett" w:date="2017-05-05T13:17:00Z">
              <w:r>
                <w:rPr>
                  <w:rFonts w:asciiTheme="minorHAnsi" w:hAnsiTheme="minorHAnsi" w:cstheme="minorHAnsi"/>
                  <w:i/>
                  <w:sz w:val="18"/>
                  <w:szCs w:val="18"/>
                </w:rPr>
                <w:t xml:space="preserve">tool </w:t>
              </w:r>
            </w:ins>
            <w:ins w:id="195" w:author="Tom Barrett" w:date="2017-05-05T13:15:00Z">
              <w:r>
                <w:rPr>
                  <w:rFonts w:asciiTheme="minorHAnsi" w:hAnsiTheme="minorHAnsi" w:cstheme="minorHAnsi"/>
                  <w:i/>
                  <w:sz w:val="18"/>
                  <w:szCs w:val="18"/>
                </w:rPr>
                <w:t xml:space="preserve">to </w:t>
              </w:r>
            </w:ins>
            <w:ins w:id="196" w:author="Tom Barrett" w:date="2017-05-05T13:16:00Z">
              <w:r>
                <w:rPr>
                  <w:rFonts w:asciiTheme="minorHAnsi" w:hAnsiTheme="minorHAnsi" w:cstheme="minorHAnsi"/>
                  <w:i/>
                  <w:sz w:val="18"/>
                  <w:szCs w:val="18"/>
                </w:rPr>
                <w:t xml:space="preserve">generate </w:t>
              </w:r>
            </w:ins>
            <w:ins w:id="197" w:author="Tom Barrett" w:date="2017-05-05T13:15:00Z">
              <w:r>
                <w:rPr>
                  <w:rFonts w:asciiTheme="minorHAnsi" w:hAnsiTheme="minorHAnsi" w:cstheme="minorHAnsi"/>
                  <w:i/>
                  <w:sz w:val="18"/>
                  <w:szCs w:val="18"/>
                </w:rPr>
                <w:t>Raster Attribute Table</w:t>
              </w:r>
            </w:ins>
            <w:ins w:id="198" w:author="Tom Barrett" w:date="2017-05-05T13:16:00Z">
              <w:r>
                <w:rPr>
                  <w:rFonts w:asciiTheme="minorHAnsi" w:hAnsiTheme="minorHAnsi" w:cstheme="minorHAnsi"/>
                  <w:i/>
                  <w:sz w:val="18"/>
                  <w:szCs w:val="18"/>
                </w:rPr>
                <w:t>s</w:t>
              </w:r>
            </w:ins>
            <w:ins w:id="199" w:author="Tom Barrett" w:date="2017-05-05T13:15:00Z">
              <w:r>
                <w:rPr>
                  <w:rFonts w:asciiTheme="minorHAnsi" w:hAnsiTheme="minorHAnsi" w:cstheme="minorHAnsi"/>
                  <w:i/>
                  <w:sz w:val="18"/>
                  <w:szCs w:val="18"/>
                </w:rPr>
                <w:t xml:space="preserve"> for the output</w:t>
              </w:r>
            </w:ins>
            <w:ins w:id="200" w:author="Tom Barrett" w:date="2017-05-05T13:17:00Z">
              <w:r>
                <w:rPr>
                  <w:rFonts w:asciiTheme="minorHAnsi" w:hAnsiTheme="minorHAnsi" w:cstheme="minorHAnsi"/>
                  <w:i/>
                  <w:sz w:val="18"/>
                  <w:szCs w:val="18"/>
                </w:rPr>
                <w:t xml:space="preserve"> (integer)</w:t>
              </w:r>
            </w:ins>
            <w:ins w:id="201" w:author="Tom Barrett" w:date="2017-05-05T13:15:00Z">
              <w:r>
                <w:rPr>
                  <w:rFonts w:asciiTheme="minorHAnsi" w:hAnsiTheme="minorHAnsi" w:cstheme="minorHAnsi"/>
                  <w:i/>
                  <w:sz w:val="18"/>
                  <w:szCs w:val="18"/>
                </w:rPr>
                <w:t xml:space="preserve"> raster datasets.</w:t>
              </w:r>
            </w:ins>
          </w:p>
          <w:p w14:paraId="556D7173" w14:textId="77777777" w:rsidR="005745CF" w:rsidRPr="00244859" w:rsidRDefault="005745CF" w:rsidP="009A0BD9">
            <w:pPr>
              <w:rPr>
                <w:rFonts w:asciiTheme="minorHAnsi" w:hAnsiTheme="minorHAnsi" w:cstheme="minorHAnsi"/>
                <w:b/>
                <w:i/>
                <w:color w:val="FF0000"/>
                <w:sz w:val="18"/>
                <w:szCs w:val="18"/>
              </w:rPr>
            </w:pPr>
          </w:p>
          <w:p w14:paraId="1ACA320F" w14:textId="77777777" w:rsidR="00641F8D" w:rsidRPr="00244859" w:rsidRDefault="00641F8D" w:rsidP="009A0BD9">
            <w:pPr>
              <w:rPr>
                <w:rFonts w:asciiTheme="minorHAnsi" w:hAnsiTheme="minorHAnsi" w:cstheme="minorHAnsi"/>
                <w:sz w:val="18"/>
                <w:szCs w:val="18"/>
              </w:rPr>
            </w:pPr>
            <w:r w:rsidRPr="00244859">
              <w:rPr>
                <w:rFonts w:asciiTheme="minorHAnsi" w:hAnsiTheme="minorHAnsi" w:cstheme="minorHAnsi"/>
                <w:b/>
                <w:sz w:val="18"/>
                <w:szCs w:val="18"/>
              </w:rPr>
              <w:t>Table for Rasters:</w:t>
            </w:r>
            <w:r w:rsidRPr="00244859">
              <w:rPr>
                <w:rFonts w:asciiTheme="minorHAnsi" w:hAnsiTheme="minorHAnsi" w:cstheme="minorHAnsi"/>
                <w:sz w:val="18"/>
                <w:szCs w:val="18"/>
              </w:rPr>
              <w:t xml:space="preserve"> This is the input table, usually the results table generated by the ‘</w:t>
            </w:r>
            <w:r w:rsidRPr="00244859">
              <w:rPr>
                <w:rFonts w:asciiTheme="minorHAnsi" w:hAnsiTheme="minorHAnsi" w:cstheme="minorHAnsi"/>
                <w:i/>
                <w:sz w:val="18"/>
                <w:szCs w:val="18"/>
              </w:rPr>
              <w:t>Geodata &gt; Search</w:t>
            </w:r>
            <w:r w:rsidRPr="00244859">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59EF1F2C" w14:textId="77777777" w:rsidR="00641F8D" w:rsidRPr="00244859" w:rsidRDefault="00641F8D" w:rsidP="009A0BD9">
            <w:pPr>
              <w:rPr>
                <w:rFonts w:asciiTheme="minorHAnsi" w:hAnsiTheme="minorHAnsi" w:cstheme="minorHAnsi"/>
                <w:b/>
                <w:sz w:val="18"/>
                <w:szCs w:val="18"/>
              </w:rPr>
            </w:pPr>
          </w:p>
          <w:p w14:paraId="458BBDE4" w14:textId="77777777" w:rsidR="00641F8D" w:rsidRPr="00244859" w:rsidRDefault="00641F8D" w:rsidP="009A0BD9">
            <w:pPr>
              <w:rPr>
                <w:rFonts w:asciiTheme="minorHAnsi" w:hAnsiTheme="minorHAnsi" w:cstheme="minorHAnsi"/>
                <w:sz w:val="18"/>
                <w:szCs w:val="18"/>
              </w:rPr>
            </w:pPr>
            <w:r w:rsidRPr="00244859">
              <w:rPr>
                <w:rFonts w:asciiTheme="minorHAnsi" w:hAnsiTheme="minorHAnsi" w:cstheme="minorHAnsi"/>
                <w:b/>
                <w:sz w:val="18"/>
                <w:szCs w:val="18"/>
              </w:rPr>
              <w:t>Field for Raster:</w:t>
            </w:r>
            <w:r w:rsidRPr="00244859">
              <w:rPr>
                <w:rFonts w:asciiTheme="minorHAnsi" w:hAnsiTheme="minorHAnsi" w:cstheme="minorHAnsi"/>
                <w:sz w:val="18"/>
                <w:szCs w:val="18"/>
              </w:rPr>
              <w:t xml:space="preserve"> Select the field from the 'Table for Rasters' that contains the full path to the raster items you want to clip.</w:t>
            </w:r>
          </w:p>
          <w:p w14:paraId="1D00A4AE" w14:textId="77777777" w:rsidR="00641F8D" w:rsidRPr="00031AF8" w:rsidRDefault="00641F8D" w:rsidP="009A0BD9">
            <w:pPr>
              <w:spacing w:before="100" w:beforeAutospacing="1" w:after="100" w:afterAutospacing="1"/>
              <w:rPr>
                <w:rFonts w:asciiTheme="minorHAnsi" w:hAnsiTheme="minorHAnsi" w:cstheme="minorHAnsi"/>
                <w:sz w:val="18"/>
                <w:szCs w:val="18"/>
              </w:rPr>
            </w:pPr>
            <w:r>
              <w:rPr>
                <w:rFonts w:asciiTheme="minorHAnsi" w:hAnsiTheme="minorHAnsi" w:cstheme="minorHAnsi"/>
                <w:b/>
                <w:sz w:val="18"/>
                <w:szCs w:val="18"/>
              </w:rPr>
              <w:t xml:space="preserve">Field for </w:t>
            </w:r>
            <w:r w:rsidRPr="00031AF8">
              <w:rPr>
                <w:rFonts w:asciiTheme="minorHAnsi" w:hAnsiTheme="minorHAnsi" w:cstheme="minorHAnsi"/>
                <w:b/>
                <w:sz w:val="18"/>
                <w:szCs w:val="18"/>
              </w:rPr>
              <w:t xml:space="preserve">lookup fields: </w:t>
            </w:r>
            <w:r w:rsidRPr="00031AF8">
              <w:rPr>
                <w:rFonts w:asciiTheme="minorHAnsi" w:hAnsiTheme="minorHAnsi" w:cstheme="minorHAnsi"/>
                <w:sz w:val="18"/>
                <w:szCs w:val="18"/>
              </w:rPr>
              <w:t xml:space="preserve">For each raster dataset this is the field in the ‘Table for Rasters’ input table that contains a list of fields </w:t>
            </w:r>
            <w:r>
              <w:rPr>
                <w:rFonts w:asciiTheme="minorHAnsi" w:hAnsiTheme="minorHAnsi" w:cstheme="minorHAnsi"/>
                <w:sz w:val="18"/>
                <w:szCs w:val="18"/>
              </w:rPr>
              <w:t xml:space="preserve">you want to use to </w:t>
            </w:r>
            <w:r w:rsidRPr="00031AF8">
              <w:rPr>
                <w:rFonts w:asciiTheme="minorHAnsi" w:hAnsiTheme="minorHAnsi" w:cstheme="minorHAnsi"/>
                <w:sz w:val="18"/>
                <w:szCs w:val="18"/>
              </w:rPr>
              <w:t xml:space="preserve">convert into new raster datasets.  This </w:t>
            </w:r>
            <w:r>
              <w:rPr>
                <w:rFonts w:asciiTheme="minorHAnsi" w:hAnsiTheme="minorHAnsi" w:cstheme="minorHAnsi"/>
                <w:sz w:val="18"/>
                <w:szCs w:val="18"/>
              </w:rPr>
              <w:t xml:space="preserve">list </w:t>
            </w:r>
            <w:r w:rsidRPr="00031AF8">
              <w:rPr>
                <w:rFonts w:asciiTheme="minorHAnsi" w:hAnsiTheme="minorHAnsi" w:cstheme="minorHAnsi"/>
                <w:sz w:val="18"/>
                <w:szCs w:val="18"/>
              </w:rPr>
              <w:t xml:space="preserve">can be created by running the </w:t>
            </w:r>
            <w:r w:rsidRPr="00031AF8">
              <w:rPr>
                <w:rFonts w:asciiTheme="minorHAnsi" w:hAnsiTheme="minorHAnsi" w:cstheme="minorHAnsi"/>
                <w:i/>
                <w:sz w:val="18"/>
                <w:szCs w:val="18"/>
              </w:rPr>
              <w:t xml:space="preserve">‘Geodata &gt; Describe’ </w:t>
            </w:r>
            <w:r w:rsidRPr="00031AF8">
              <w:rPr>
                <w:rFonts w:asciiTheme="minorHAnsi" w:hAnsiTheme="minorHAnsi" w:cstheme="minorHAnsi"/>
                <w:sz w:val="18"/>
                <w:szCs w:val="18"/>
              </w:rPr>
              <w:t xml:space="preserve">tool. The result table from the ‘Describe’ tool </w:t>
            </w:r>
            <w:r>
              <w:rPr>
                <w:rFonts w:asciiTheme="minorHAnsi" w:hAnsiTheme="minorHAnsi" w:cstheme="minorHAnsi"/>
                <w:sz w:val="18"/>
                <w:szCs w:val="18"/>
              </w:rPr>
              <w:t xml:space="preserve">generates list of all fields in the </w:t>
            </w:r>
            <w:r w:rsidRPr="00031AF8">
              <w:rPr>
                <w:rFonts w:asciiTheme="minorHAnsi" w:hAnsiTheme="minorHAnsi" w:cstheme="minorHAnsi"/>
                <w:sz w:val="18"/>
                <w:szCs w:val="18"/>
              </w:rPr>
              <w:t>‘</w:t>
            </w:r>
            <w:proofErr w:type="spellStart"/>
            <w:r w:rsidRPr="00031AF8">
              <w:rPr>
                <w:rFonts w:asciiTheme="minorHAnsi" w:hAnsiTheme="minorHAnsi" w:cstheme="minorHAnsi"/>
                <w:i/>
                <w:color w:val="000000"/>
                <w:sz w:val="18"/>
                <w:szCs w:val="18"/>
              </w:rPr>
              <w:t>table_fields</w:t>
            </w:r>
            <w:proofErr w:type="spellEnd"/>
            <w:r w:rsidRPr="00031AF8">
              <w:rPr>
                <w:rFonts w:asciiTheme="minorHAnsi" w:hAnsiTheme="minorHAnsi" w:cstheme="minorHAnsi"/>
                <w:color w:val="000000"/>
                <w:sz w:val="18"/>
                <w:szCs w:val="18"/>
              </w:rPr>
              <w:t>’</w:t>
            </w:r>
            <w:r w:rsidRPr="00031AF8">
              <w:rPr>
                <w:rFonts w:asciiTheme="minorHAnsi" w:hAnsiTheme="minorHAnsi" w:cstheme="minorHAnsi"/>
                <w:sz w:val="18"/>
                <w:szCs w:val="18"/>
              </w:rPr>
              <w:t xml:space="preserve"> </w:t>
            </w:r>
            <w:r>
              <w:rPr>
                <w:rFonts w:asciiTheme="minorHAnsi" w:hAnsiTheme="minorHAnsi" w:cstheme="minorHAnsi"/>
                <w:sz w:val="18"/>
                <w:szCs w:val="18"/>
              </w:rPr>
              <w:t xml:space="preserve">column.  You can create the desired list by editing the </w:t>
            </w:r>
            <w:r w:rsidRPr="00031AF8">
              <w:rPr>
                <w:rFonts w:asciiTheme="minorHAnsi" w:hAnsiTheme="minorHAnsi" w:cstheme="minorHAnsi"/>
                <w:sz w:val="18"/>
                <w:szCs w:val="18"/>
              </w:rPr>
              <w:t>‘</w:t>
            </w:r>
            <w:proofErr w:type="spellStart"/>
            <w:r w:rsidRPr="00031AF8">
              <w:rPr>
                <w:rFonts w:asciiTheme="minorHAnsi" w:hAnsiTheme="minorHAnsi" w:cstheme="minorHAnsi"/>
                <w:i/>
                <w:color w:val="000000"/>
                <w:sz w:val="18"/>
                <w:szCs w:val="18"/>
              </w:rPr>
              <w:t>table_fields</w:t>
            </w:r>
            <w:proofErr w:type="spellEnd"/>
            <w:r w:rsidRPr="00031AF8">
              <w:rPr>
                <w:rFonts w:asciiTheme="minorHAnsi" w:hAnsiTheme="minorHAnsi" w:cstheme="minorHAnsi"/>
                <w:color w:val="000000"/>
                <w:sz w:val="18"/>
                <w:szCs w:val="18"/>
              </w:rPr>
              <w:t>’</w:t>
            </w:r>
            <w:r w:rsidRPr="00031AF8">
              <w:rPr>
                <w:rFonts w:asciiTheme="minorHAnsi" w:hAnsiTheme="minorHAnsi" w:cstheme="minorHAnsi"/>
                <w:sz w:val="18"/>
                <w:szCs w:val="18"/>
              </w:rPr>
              <w:t xml:space="preserve"> </w:t>
            </w:r>
            <w:r>
              <w:rPr>
                <w:rFonts w:asciiTheme="minorHAnsi" w:hAnsiTheme="minorHAnsi" w:cstheme="minorHAnsi"/>
                <w:sz w:val="18"/>
                <w:szCs w:val="18"/>
              </w:rPr>
              <w:t xml:space="preserve">column in the describe results table. Fields used in this way, to create new raster datasets, can </w:t>
            </w:r>
            <w:r w:rsidRPr="00031AF8">
              <w:rPr>
                <w:rFonts w:asciiTheme="minorHAnsi" w:hAnsiTheme="minorHAnsi" w:cstheme="minorHAnsi"/>
                <w:sz w:val="18"/>
                <w:szCs w:val="18"/>
              </w:rPr>
              <w:t>be a numeric or string type.</w:t>
            </w:r>
          </w:p>
          <w:p w14:paraId="3CBA5A50" w14:textId="77777777" w:rsidR="00641F8D" w:rsidRPr="00244859" w:rsidRDefault="00641F8D" w:rsidP="009A0BD9">
            <w:pPr>
              <w:autoSpaceDE w:val="0"/>
              <w:autoSpaceDN w:val="0"/>
              <w:adjustRightInd w:val="0"/>
              <w:rPr>
                <w:rFonts w:asciiTheme="minorHAnsi" w:hAnsiTheme="minorHAnsi" w:cstheme="minorHAnsi"/>
                <w:color w:val="000000"/>
                <w:sz w:val="18"/>
                <w:szCs w:val="18"/>
                <w:lang w:val="en-US"/>
              </w:rPr>
            </w:pPr>
            <w:r w:rsidRPr="00031AF8">
              <w:rPr>
                <w:rFonts w:asciiTheme="minorHAnsi" w:hAnsiTheme="minorHAnsi" w:cstheme="minorHAnsi"/>
                <w:b/>
                <w:color w:val="000000"/>
                <w:sz w:val="18"/>
                <w:szCs w:val="18"/>
              </w:rPr>
              <w:t xml:space="preserve">Format for output rasters: </w:t>
            </w:r>
            <w:r w:rsidRPr="00031AF8">
              <w:rPr>
                <w:rFonts w:asciiTheme="minorHAnsi" w:hAnsiTheme="minorHAnsi" w:cstheme="minorHAnsi"/>
                <w:color w:val="000000"/>
                <w:sz w:val="18"/>
                <w:szCs w:val="18"/>
              </w:rPr>
              <w:t xml:space="preserve">Raster format for output geodata. You can choose from: </w:t>
            </w:r>
            <w:proofErr w:type="spellStart"/>
            <w:r w:rsidRPr="00031AF8">
              <w:rPr>
                <w:rFonts w:asciiTheme="minorHAnsi" w:hAnsiTheme="minorHAnsi" w:cstheme="minorHAnsi"/>
                <w:color w:val="000000"/>
                <w:sz w:val="18"/>
                <w:szCs w:val="18"/>
              </w:rPr>
              <w:t>Esri</w:t>
            </w:r>
            <w:proofErr w:type="spellEnd"/>
            <w:r w:rsidRPr="00031AF8">
              <w:rPr>
                <w:rFonts w:asciiTheme="minorHAnsi" w:hAnsiTheme="minorHAnsi" w:cstheme="minorHAnsi"/>
                <w:color w:val="000000"/>
                <w:sz w:val="18"/>
                <w:szCs w:val="18"/>
              </w:rPr>
              <w:t xml:space="preserve"> Grid, </w:t>
            </w:r>
            <w:proofErr w:type="spellStart"/>
            <w:r w:rsidRPr="00031AF8">
              <w:rPr>
                <w:rFonts w:asciiTheme="minorHAnsi" w:hAnsiTheme="minorHAnsi" w:cstheme="minorHAnsi"/>
                <w:color w:val="000000"/>
                <w:sz w:val="18"/>
                <w:szCs w:val="18"/>
              </w:rPr>
              <w:t>img</w:t>
            </w:r>
            <w:proofErr w:type="spellEnd"/>
            <w:r w:rsidRPr="00031AF8">
              <w:rPr>
                <w:rFonts w:asciiTheme="minorHAnsi" w:hAnsiTheme="minorHAnsi" w:cstheme="minorHAnsi"/>
                <w:color w:val="000000"/>
                <w:sz w:val="18"/>
                <w:szCs w:val="18"/>
              </w:rPr>
              <w:t xml:space="preserve"> (ERDAS IMAGINE) or </w:t>
            </w:r>
            <w:proofErr w:type="spellStart"/>
            <w:r w:rsidRPr="00031AF8">
              <w:rPr>
                <w:rFonts w:asciiTheme="minorHAnsi" w:hAnsiTheme="minorHAnsi" w:cstheme="minorHAnsi"/>
                <w:color w:val="000000"/>
                <w:sz w:val="18"/>
                <w:szCs w:val="18"/>
              </w:rPr>
              <w:t>tif</w:t>
            </w:r>
            <w:proofErr w:type="spellEnd"/>
            <w:r w:rsidRPr="00031AF8">
              <w:rPr>
                <w:rFonts w:asciiTheme="minorHAnsi" w:hAnsiTheme="minorHAnsi" w:cstheme="minorHAnsi"/>
                <w:color w:val="000000"/>
                <w:sz w:val="18"/>
                <w:szCs w:val="18"/>
              </w:rPr>
              <w:t xml:space="preserve"> (</w:t>
            </w:r>
            <w:proofErr w:type="spellStart"/>
            <w:r w:rsidRPr="00031AF8">
              <w:rPr>
                <w:rFonts w:asciiTheme="minorHAnsi" w:hAnsiTheme="minorHAnsi" w:cstheme="minorHAnsi"/>
                <w:color w:val="000000"/>
                <w:sz w:val="18"/>
                <w:szCs w:val="18"/>
              </w:rPr>
              <w:t>GeoTIFF</w:t>
            </w:r>
            <w:proofErr w:type="spellEnd"/>
            <w:r w:rsidRPr="00031AF8">
              <w:rPr>
                <w:rFonts w:asciiTheme="minorHAnsi" w:hAnsiTheme="minorHAnsi" w:cstheme="minorHAnsi"/>
                <w:color w:val="000000"/>
                <w:sz w:val="18"/>
                <w:szCs w:val="18"/>
              </w:rPr>
              <w:t>). If you select a file geodatabase for the</w:t>
            </w:r>
            <w:r w:rsidRPr="00244859">
              <w:rPr>
                <w:rFonts w:asciiTheme="minorHAnsi" w:hAnsiTheme="minorHAnsi" w:cstheme="minorHAnsi"/>
                <w:color w:val="000000"/>
                <w:sz w:val="18"/>
                <w:szCs w:val="18"/>
              </w:rPr>
              <w:t xml:space="preserve"> Result Workspace then the output format will default to ‘</w:t>
            </w:r>
            <w:proofErr w:type="spellStart"/>
            <w:r w:rsidRPr="00244859">
              <w:rPr>
                <w:rFonts w:asciiTheme="minorHAnsi" w:hAnsiTheme="minorHAnsi" w:cstheme="minorHAnsi"/>
                <w:color w:val="000000"/>
                <w:sz w:val="18"/>
                <w:szCs w:val="18"/>
              </w:rPr>
              <w:t>Esri</w:t>
            </w:r>
            <w:proofErr w:type="spellEnd"/>
            <w:r w:rsidRPr="00244859">
              <w:rPr>
                <w:rFonts w:asciiTheme="minorHAnsi" w:hAnsiTheme="minorHAnsi" w:cstheme="minorHAnsi"/>
                <w:color w:val="000000"/>
                <w:sz w:val="18"/>
                <w:szCs w:val="18"/>
              </w:rPr>
              <w:t xml:space="preserve"> Grid’. When storing your raster geodata to a JPEG file, a JPEG 2000 file, a TIFF file, or a geodatabase, you can specify a compression type and compression quality within the ‘Environment Settings’.</w:t>
            </w:r>
          </w:p>
          <w:p w14:paraId="54278441" w14:textId="77777777" w:rsidR="00641F8D" w:rsidRPr="00244859" w:rsidRDefault="00641F8D" w:rsidP="009A0BD9">
            <w:pPr>
              <w:rPr>
                <w:rFonts w:asciiTheme="minorHAnsi" w:hAnsiTheme="minorHAnsi" w:cstheme="minorHAnsi"/>
                <w:sz w:val="18"/>
                <w:szCs w:val="18"/>
              </w:rPr>
            </w:pPr>
          </w:p>
          <w:p w14:paraId="0B099F9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sidRPr="00244859">
              <w:rPr>
                <w:rFonts w:asciiTheme="minorHAnsi" w:hAnsiTheme="minorHAnsi" w:cstheme="minorHAnsi"/>
                <w:b/>
                <w:sz w:val="18"/>
                <w:szCs w:val="18"/>
              </w:rPr>
              <w:t xml:space="preserve">Output Workspace: </w:t>
            </w:r>
            <w:r w:rsidRPr="00244859">
              <w:rPr>
                <w:rFonts w:asciiTheme="minorHAnsi" w:hAnsiTheme="minorHAnsi" w:cstheme="minorHAnsi"/>
                <w:sz w:val="18"/>
                <w:szCs w:val="18"/>
              </w:rPr>
              <w:t>This is the location for the Grid Garage results table containing the list of geodata processed by the tool as well as any data outputs.  If the tool encounters any</w:t>
            </w:r>
            <w:r w:rsidRPr="004D543E">
              <w:rPr>
                <w:rFonts w:asciiTheme="minorHAnsi" w:hAnsiTheme="minorHAnsi" w:cstheme="minorHAnsi"/>
                <w:sz w:val="18"/>
                <w:szCs w:val="18"/>
              </w:rPr>
              <w:t xml:space="preserve"> errors when processing the input geodata then a second results table will be generated, with a "_FAIL" suffix, listing the input geodata that failed and any ESRI error messages. </w:t>
            </w:r>
          </w:p>
          <w:p w14:paraId="0B3CF00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3BD0F38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A1BDB6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9BD22A8"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7E78D3A"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3921D033"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613CFE1B"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BED39E1" w14:textId="77777777" w:rsidR="00641F8D" w:rsidRDefault="00641F8D" w:rsidP="009A0BD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lastRenderedPageBreak/>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LookupByTableRaster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9E27A1A" w14:textId="77777777" w:rsidR="006126DF" w:rsidRDefault="006126DF" w:rsidP="009A0BD9">
            <w:pPr>
              <w:rPr>
                <w:rFonts w:asciiTheme="minorHAnsi" w:hAnsiTheme="minorHAnsi" w:cstheme="minorHAnsi"/>
                <w:color w:val="000000"/>
                <w:sz w:val="18"/>
                <w:szCs w:val="18"/>
                <w:lang w:val="en-US" w:eastAsia="en-US"/>
              </w:rPr>
            </w:pPr>
          </w:p>
          <w:p w14:paraId="3B4259FC" w14:textId="77777777" w:rsidR="006126DF" w:rsidRPr="00BF5C3A" w:rsidRDefault="006126DF" w:rsidP="006126DF">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7B82DA41" w14:textId="77777777" w:rsidR="006126DF" w:rsidRDefault="006126DF" w:rsidP="006126DF">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65FBFB47" w14:textId="77777777" w:rsidR="006126DF" w:rsidRDefault="006126DF" w:rsidP="006126DF">
            <w:pPr>
              <w:autoSpaceDE w:val="0"/>
              <w:autoSpaceDN w:val="0"/>
              <w:adjustRightInd w:val="0"/>
              <w:rPr>
                <w:rFonts w:asciiTheme="minorHAnsi" w:hAnsiTheme="minorHAnsi" w:cstheme="minorHAnsi"/>
                <w:color w:val="000020"/>
                <w:sz w:val="18"/>
                <w:szCs w:val="18"/>
              </w:rPr>
            </w:pPr>
          </w:p>
          <w:p w14:paraId="0EE3C2D0" w14:textId="77777777" w:rsidR="006126DF" w:rsidRDefault="006126DF" w:rsidP="006126DF">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6361F76F" w14:textId="77777777" w:rsidR="00641F8D" w:rsidRPr="0095589C" w:rsidRDefault="00943AA9"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405E4C5E" w14:textId="77777777" w:rsidR="00641F8D" w:rsidRPr="0095589C" w:rsidRDefault="00641F8D" w:rsidP="009A0BD9">
            <w:pPr>
              <w:rPr>
                <w:rFonts w:asciiTheme="minorHAnsi" w:hAnsiTheme="minorHAnsi" w:cstheme="minorHAnsi"/>
                <w:sz w:val="18"/>
                <w:szCs w:val="18"/>
              </w:rPr>
            </w:pPr>
          </w:p>
        </w:tc>
      </w:tr>
    </w:tbl>
    <w:p w14:paraId="50B4EDE8" w14:textId="77777777" w:rsidR="00641F8D" w:rsidRDefault="00641F8D" w:rsidP="00641F8D"/>
    <w:p w14:paraId="097564AE" w14:textId="41C86263" w:rsidR="00641F8D" w:rsidRPr="008D78B4" w:rsidRDefault="00641F8D" w:rsidP="00641F8D">
      <w:pPr>
        <w:pStyle w:val="Heading3"/>
      </w:pPr>
      <w:bookmarkStart w:id="202" w:name="_Raster_&gt;_Reclass"/>
      <w:bookmarkStart w:id="203" w:name="_Toc476903419"/>
      <w:bookmarkEnd w:id="202"/>
      <w:r>
        <w:t>Raster &gt; Reclass by Table</w:t>
      </w:r>
      <w:bookmarkEnd w:id="203"/>
    </w:p>
    <w:tbl>
      <w:tblPr>
        <w:tblStyle w:val="TableGrid"/>
        <w:tblW w:w="0" w:type="auto"/>
        <w:tblLook w:val="04A0" w:firstRow="1" w:lastRow="0" w:firstColumn="1" w:lastColumn="0" w:noHBand="0" w:noVBand="1"/>
      </w:tblPr>
      <w:tblGrid>
        <w:gridCol w:w="3186"/>
        <w:gridCol w:w="10762"/>
      </w:tblGrid>
      <w:tr w:rsidR="00641F8D" w:rsidRPr="006C5B2D" w14:paraId="1CCEEA29" w14:textId="77777777" w:rsidTr="009A0BD9">
        <w:trPr>
          <w:tblHeader/>
        </w:trPr>
        <w:tc>
          <w:tcPr>
            <w:tcW w:w="1271" w:type="dxa"/>
          </w:tcPr>
          <w:p w14:paraId="77A42FF7"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70D0FEE1" w14:textId="77777777" w:rsidR="00641F8D" w:rsidRPr="006C5B2D" w:rsidRDefault="00641F8D" w:rsidP="009A0BD9">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641F8D" w:rsidRPr="006C5B2D" w14:paraId="32DB9540" w14:textId="77777777" w:rsidTr="009A0BD9">
        <w:tc>
          <w:tcPr>
            <w:tcW w:w="1271" w:type="dxa"/>
          </w:tcPr>
          <w:p w14:paraId="48F9FA70" w14:textId="77777777" w:rsidR="00641F8D" w:rsidRPr="006C5B2D" w:rsidRDefault="00641F8D" w:rsidP="009A0BD9">
            <w:pPr>
              <w:rPr>
                <w:rFonts w:asciiTheme="minorHAnsi" w:hAnsiTheme="minorHAnsi" w:cstheme="minorHAnsi"/>
                <w:sz w:val="18"/>
                <w:szCs w:val="18"/>
              </w:rPr>
            </w:pPr>
          </w:p>
          <w:p w14:paraId="390988D5" w14:textId="3BB50D50" w:rsidR="00641F8D" w:rsidRDefault="00641F8D" w:rsidP="009A0BD9">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807744" behindDoc="0" locked="0" layoutInCell="1" allowOverlap="1" wp14:anchorId="7A587133" wp14:editId="69151FC5">
                      <wp:simplePos x="0" y="0"/>
                      <wp:positionH relativeFrom="column">
                        <wp:posOffset>223182</wp:posOffset>
                      </wp:positionH>
                      <wp:positionV relativeFrom="paragraph">
                        <wp:posOffset>1304115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27DFBDF" id="Oval 104" o:spid="_x0000_s1026" style="position:absolute;margin-left:17.55pt;margin-top:102.7pt;width:110.35pt;height:22.7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" filled="f" strokecolor="red" strokeweight="2pt"/>
                  </w:pict>
                </mc:Fallback>
              </mc:AlternateContent>
            </w:r>
            <w:r w:rsidR="00104A69">
              <w:rPr>
                <w:noProof/>
              </w:rPr>
              <w:drawing>
                <wp:inline distT="0" distB="0" distL="0" distR="0" wp14:anchorId="2BCC7BAC" wp14:editId="5EB14582">
                  <wp:extent cx="1876425" cy="333375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76425" cy="3333750"/>
                          </a:xfrm>
                          <a:prstGeom prst="rect">
                            <a:avLst/>
                          </a:prstGeom>
                        </pic:spPr>
                      </pic:pic>
                    </a:graphicData>
                  </a:graphic>
                </wp:inline>
              </w:drawing>
            </w:r>
          </w:p>
          <w:p w14:paraId="3DD32DAB" w14:textId="77777777" w:rsidR="00641F8D" w:rsidRDefault="00641F8D" w:rsidP="009A0BD9">
            <w:pPr>
              <w:rPr>
                <w:rFonts w:asciiTheme="minorHAnsi" w:hAnsiTheme="minorHAnsi" w:cstheme="minorHAnsi"/>
                <w:sz w:val="18"/>
                <w:szCs w:val="18"/>
              </w:rPr>
            </w:pPr>
          </w:p>
          <w:p w14:paraId="698BCE3D" w14:textId="77777777" w:rsidR="00641F8D" w:rsidRDefault="00641F8D" w:rsidP="009A0BD9">
            <w:pPr>
              <w:rPr>
                <w:rFonts w:asciiTheme="minorHAnsi" w:hAnsiTheme="minorHAnsi" w:cstheme="minorHAnsi"/>
                <w:sz w:val="18"/>
                <w:szCs w:val="18"/>
              </w:rPr>
            </w:pPr>
          </w:p>
          <w:p w14:paraId="3373E130" w14:textId="77777777" w:rsidR="00641F8D" w:rsidRDefault="00641F8D" w:rsidP="009A0BD9">
            <w:pPr>
              <w:rPr>
                <w:rFonts w:asciiTheme="minorHAnsi" w:hAnsiTheme="minorHAnsi" w:cstheme="minorHAnsi"/>
                <w:sz w:val="18"/>
                <w:szCs w:val="18"/>
              </w:rPr>
            </w:pPr>
          </w:p>
          <w:p w14:paraId="7F92BEE8" w14:textId="77777777" w:rsidR="00641F8D" w:rsidRDefault="00641F8D" w:rsidP="009A0BD9">
            <w:pPr>
              <w:rPr>
                <w:rFonts w:asciiTheme="minorHAnsi" w:hAnsiTheme="minorHAnsi" w:cstheme="minorHAnsi"/>
                <w:sz w:val="18"/>
                <w:szCs w:val="18"/>
              </w:rPr>
            </w:pPr>
          </w:p>
          <w:p w14:paraId="3BB2CDA2" w14:textId="77777777" w:rsidR="00641F8D" w:rsidRDefault="00641F8D" w:rsidP="009A0BD9">
            <w:pPr>
              <w:rPr>
                <w:rFonts w:asciiTheme="minorHAnsi" w:hAnsiTheme="minorHAnsi" w:cstheme="minorHAnsi"/>
                <w:sz w:val="18"/>
                <w:szCs w:val="18"/>
              </w:rPr>
            </w:pPr>
          </w:p>
          <w:p w14:paraId="5587835C" w14:textId="77777777" w:rsidR="00641F8D" w:rsidRDefault="00641F8D" w:rsidP="009A0BD9">
            <w:pPr>
              <w:rPr>
                <w:rFonts w:asciiTheme="minorHAnsi" w:hAnsiTheme="minorHAnsi" w:cstheme="minorHAnsi"/>
                <w:sz w:val="18"/>
                <w:szCs w:val="18"/>
              </w:rPr>
            </w:pPr>
          </w:p>
          <w:p w14:paraId="4AC75383" w14:textId="77777777" w:rsidR="00641F8D" w:rsidRDefault="00641F8D" w:rsidP="009A0BD9">
            <w:pPr>
              <w:rPr>
                <w:rFonts w:asciiTheme="minorHAnsi" w:hAnsiTheme="minorHAnsi" w:cstheme="minorHAnsi"/>
                <w:sz w:val="18"/>
                <w:szCs w:val="18"/>
              </w:rPr>
            </w:pPr>
          </w:p>
          <w:p w14:paraId="5BDBA26D" w14:textId="77777777" w:rsidR="00641F8D" w:rsidRDefault="00641F8D" w:rsidP="009A0BD9">
            <w:pPr>
              <w:rPr>
                <w:rFonts w:asciiTheme="minorHAnsi" w:hAnsiTheme="minorHAnsi" w:cstheme="minorHAnsi"/>
                <w:sz w:val="18"/>
                <w:szCs w:val="18"/>
              </w:rPr>
            </w:pPr>
          </w:p>
          <w:p w14:paraId="13F327A3" w14:textId="77777777" w:rsidR="00641F8D" w:rsidRDefault="00641F8D" w:rsidP="009A0BD9">
            <w:pPr>
              <w:rPr>
                <w:rFonts w:asciiTheme="minorHAnsi" w:hAnsiTheme="minorHAnsi" w:cstheme="minorHAnsi"/>
                <w:sz w:val="18"/>
                <w:szCs w:val="18"/>
              </w:rPr>
            </w:pPr>
          </w:p>
          <w:p w14:paraId="72444B3D" w14:textId="77777777" w:rsidR="00641F8D" w:rsidRDefault="00641F8D" w:rsidP="009A0BD9">
            <w:pPr>
              <w:rPr>
                <w:rFonts w:asciiTheme="minorHAnsi" w:hAnsiTheme="minorHAnsi" w:cstheme="minorHAnsi"/>
                <w:sz w:val="18"/>
                <w:szCs w:val="18"/>
              </w:rPr>
            </w:pPr>
          </w:p>
          <w:p w14:paraId="410757C0" w14:textId="77777777" w:rsidR="00641F8D" w:rsidRDefault="00641F8D" w:rsidP="009A0BD9">
            <w:pPr>
              <w:rPr>
                <w:rFonts w:asciiTheme="minorHAnsi" w:hAnsiTheme="minorHAnsi" w:cstheme="minorHAnsi"/>
                <w:sz w:val="18"/>
                <w:szCs w:val="18"/>
              </w:rPr>
            </w:pPr>
          </w:p>
          <w:p w14:paraId="51BE2C80" w14:textId="77777777" w:rsidR="00641F8D" w:rsidRDefault="00641F8D" w:rsidP="009A0BD9">
            <w:pPr>
              <w:rPr>
                <w:rFonts w:asciiTheme="minorHAnsi" w:hAnsiTheme="minorHAnsi" w:cstheme="minorHAnsi"/>
                <w:sz w:val="18"/>
                <w:szCs w:val="18"/>
              </w:rPr>
            </w:pPr>
          </w:p>
          <w:p w14:paraId="07BE1CD8" w14:textId="77777777" w:rsidR="00641F8D" w:rsidRDefault="00641F8D" w:rsidP="009A0BD9">
            <w:pPr>
              <w:rPr>
                <w:rFonts w:asciiTheme="minorHAnsi" w:hAnsiTheme="minorHAnsi" w:cstheme="minorHAnsi"/>
                <w:sz w:val="18"/>
                <w:szCs w:val="18"/>
              </w:rPr>
            </w:pPr>
          </w:p>
          <w:p w14:paraId="236544FD" w14:textId="77777777" w:rsidR="00641F8D" w:rsidRDefault="00641F8D" w:rsidP="009A0BD9">
            <w:pPr>
              <w:rPr>
                <w:rFonts w:asciiTheme="minorHAnsi" w:hAnsiTheme="minorHAnsi" w:cstheme="minorHAnsi"/>
                <w:sz w:val="18"/>
                <w:szCs w:val="18"/>
              </w:rPr>
            </w:pPr>
          </w:p>
          <w:p w14:paraId="7F14726D" w14:textId="77777777" w:rsidR="00641F8D" w:rsidRDefault="00641F8D" w:rsidP="009A0BD9">
            <w:pPr>
              <w:rPr>
                <w:rFonts w:asciiTheme="minorHAnsi" w:hAnsiTheme="minorHAnsi" w:cstheme="minorHAnsi"/>
                <w:sz w:val="18"/>
                <w:szCs w:val="18"/>
              </w:rPr>
            </w:pPr>
          </w:p>
          <w:p w14:paraId="4E76BB9A" w14:textId="77777777" w:rsidR="00641F8D" w:rsidRDefault="00641F8D" w:rsidP="009A0BD9">
            <w:pPr>
              <w:rPr>
                <w:rFonts w:asciiTheme="minorHAnsi" w:hAnsiTheme="minorHAnsi" w:cstheme="minorHAnsi"/>
                <w:sz w:val="18"/>
                <w:szCs w:val="18"/>
              </w:rPr>
            </w:pPr>
          </w:p>
          <w:p w14:paraId="3C07F476" w14:textId="77777777" w:rsidR="00641F8D" w:rsidRDefault="00641F8D" w:rsidP="009A0BD9">
            <w:pPr>
              <w:rPr>
                <w:rFonts w:asciiTheme="minorHAnsi" w:hAnsiTheme="minorHAnsi" w:cstheme="minorHAnsi"/>
                <w:sz w:val="18"/>
                <w:szCs w:val="18"/>
              </w:rPr>
            </w:pPr>
          </w:p>
          <w:p w14:paraId="183A33D4" w14:textId="77777777" w:rsidR="00641F8D" w:rsidRDefault="00641F8D" w:rsidP="009A0BD9">
            <w:pPr>
              <w:rPr>
                <w:rFonts w:asciiTheme="minorHAnsi" w:hAnsiTheme="minorHAnsi" w:cstheme="minorHAnsi"/>
                <w:sz w:val="18"/>
                <w:szCs w:val="18"/>
              </w:rPr>
            </w:pPr>
          </w:p>
          <w:p w14:paraId="0BE30125" w14:textId="77777777" w:rsidR="00641F8D" w:rsidRDefault="00641F8D" w:rsidP="009A0BD9">
            <w:pPr>
              <w:rPr>
                <w:rFonts w:asciiTheme="minorHAnsi" w:hAnsiTheme="minorHAnsi" w:cstheme="minorHAnsi"/>
                <w:sz w:val="18"/>
                <w:szCs w:val="18"/>
              </w:rPr>
            </w:pPr>
          </w:p>
          <w:p w14:paraId="2E9F8D86" w14:textId="757CA6CC" w:rsidR="00641F8D" w:rsidRPr="006C5B2D" w:rsidRDefault="00641F8D" w:rsidP="009A0BD9">
            <w:pPr>
              <w:rPr>
                <w:rFonts w:asciiTheme="minorHAnsi" w:hAnsiTheme="minorHAnsi" w:cstheme="minorHAnsi"/>
                <w:sz w:val="18"/>
                <w:szCs w:val="18"/>
              </w:rPr>
            </w:pPr>
          </w:p>
        </w:tc>
        <w:tc>
          <w:tcPr>
            <w:tcW w:w="12677" w:type="dxa"/>
          </w:tcPr>
          <w:p w14:paraId="3A0518AF" w14:textId="77777777" w:rsidR="00641F8D" w:rsidRPr="006C5B2D" w:rsidRDefault="00641F8D" w:rsidP="009A0BD9">
            <w:pPr>
              <w:rPr>
                <w:rFonts w:asciiTheme="minorHAnsi" w:hAnsiTheme="minorHAnsi" w:cstheme="minorHAnsi"/>
                <w:sz w:val="18"/>
                <w:szCs w:val="18"/>
              </w:rPr>
            </w:pPr>
          </w:p>
          <w:p w14:paraId="7090C498" w14:textId="155321B5" w:rsidR="00641F8D" w:rsidRPr="00EF687F" w:rsidRDefault="00641F8D" w:rsidP="009A0BD9">
            <w:pPr>
              <w:pStyle w:val="NormalWeb"/>
              <w:spacing w:before="0" w:beforeAutospacing="0" w:after="0" w:afterAutospacing="0"/>
              <w:rPr>
                <w:rFonts w:asciiTheme="minorHAnsi" w:hAnsiTheme="minorHAnsi" w:cstheme="minorHAnsi"/>
                <w:sz w:val="18"/>
                <w:szCs w:val="18"/>
              </w:rPr>
            </w:pPr>
            <w:r w:rsidRPr="00EF687F">
              <w:rPr>
                <w:rFonts w:asciiTheme="minorHAnsi" w:hAnsiTheme="minorHAnsi" w:cstheme="minorHAnsi"/>
                <w:sz w:val="18"/>
                <w:szCs w:val="18"/>
              </w:rPr>
              <w:t xml:space="preserve">This tool </w:t>
            </w:r>
            <w:r w:rsidRPr="00EF687F">
              <w:rPr>
                <w:sz w:val="18"/>
                <w:szCs w:val="18"/>
              </w:rPr>
              <w:t>Reclassifies (or changes) the values of the input cells of a raster using a remap table.</w:t>
            </w:r>
            <w:r w:rsidR="006126DF">
              <w:rPr>
                <w:sz w:val="18"/>
                <w:szCs w:val="18"/>
              </w:rPr>
              <w:t xml:space="preserve"> </w:t>
            </w:r>
            <w:r w:rsidRPr="00EF687F">
              <w:rPr>
                <w:rFonts w:asciiTheme="minorHAnsi" w:hAnsiTheme="minorHAnsi" w:cstheme="minorHAnsi"/>
                <w:sz w:val="18"/>
                <w:szCs w:val="18"/>
              </w:rPr>
              <w:t xml:space="preserve">The tool uses the standard ArcGIS ‘Reclass by Table (Spatial Analyst)’ tool. For more detailed help see </w:t>
            </w:r>
            <w:hyperlink r:id="rId98" w:history="1">
              <w:r w:rsidRPr="00EF687F">
                <w:rPr>
                  <w:rStyle w:val="Hyperlink"/>
                  <w:rFonts w:asciiTheme="minorHAnsi" w:hAnsiTheme="minorHAnsi" w:cstheme="minorHAnsi"/>
                  <w:sz w:val="18"/>
                  <w:szCs w:val="18"/>
                </w:rPr>
                <w:t>ESRI Help for the ‘Reclass by Table (Spatial Analyst)’ tool (ArcGIS 10.4)</w:t>
              </w:r>
            </w:hyperlink>
            <w:r w:rsidRPr="00EF687F">
              <w:rPr>
                <w:rFonts w:asciiTheme="minorHAnsi" w:hAnsiTheme="minorHAnsi" w:cstheme="minorHAnsi"/>
                <w:sz w:val="18"/>
                <w:szCs w:val="18"/>
              </w:rPr>
              <w:t>.</w:t>
            </w:r>
          </w:p>
          <w:p w14:paraId="7CD2DEF2"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40BFE120"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1C2C622B" w14:textId="52B56E3E" w:rsidR="00641F8D" w:rsidRPr="004C37F8" w:rsidRDefault="006126DF" w:rsidP="006126DF">
            <w:pPr>
              <w:tabs>
                <w:tab w:val="left" w:pos="1475"/>
              </w:tabs>
              <w:rPr>
                <w:rFonts w:asciiTheme="minorHAnsi" w:hAnsiTheme="minorHAnsi" w:cstheme="minorHAnsi"/>
                <w:b/>
                <w:sz w:val="18"/>
                <w:szCs w:val="18"/>
              </w:rPr>
            </w:pPr>
            <w:r>
              <w:rPr>
                <w:rFonts w:asciiTheme="minorHAnsi" w:hAnsiTheme="minorHAnsi" w:cstheme="minorHAnsi"/>
                <w:b/>
                <w:sz w:val="18"/>
                <w:szCs w:val="18"/>
              </w:rPr>
              <w:tab/>
            </w:r>
          </w:p>
          <w:p w14:paraId="6DBEC16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A0F0FBF" w14:textId="77777777" w:rsidR="00641F8D" w:rsidRDefault="00641F8D" w:rsidP="009A0BD9">
            <w:pPr>
              <w:rPr>
                <w:rFonts w:asciiTheme="minorHAnsi" w:hAnsiTheme="minorHAnsi" w:cstheme="minorHAnsi"/>
                <w:sz w:val="18"/>
                <w:szCs w:val="18"/>
              </w:rPr>
            </w:pPr>
          </w:p>
          <w:p w14:paraId="3EDBDF30" w14:textId="77777777" w:rsidR="00641F8D" w:rsidRPr="006C5B2D" w:rsidRDefault="00641F8D" w:rsidP="009A0BD9">
            <w:pPr>
              <w:rPr>
                <w:rFonts w:asciiTheme="minorHAnsi" w:hAnsiTheme="minorHAnsi" w:cstheme="minorHAnsi"/>
                <w:sz w:val="18"/>
                <w:szCs w:val="18"/>
              </w:rPr>
            </w:pPr>
            <w:r>
              <w:rPr>
                <w:rFonts w:asciiTheme="minorHAnsi" w:hAnsiTheme="minorHAnsi" w:cstheme="minorHAnsi"/>
                <w:b/>
                <w:sz w:val="18"/>
                <w:szCs w:val="18"/>
              </w:rPr>
              <w:t>R</w:t>
            </w:r>
            <w:r w:rsidRPr="006C5B2D">
              <w:rPr>
                <w:rFonts w:asciiTheme="minorHAnsi" w:hAnsiTheme="minorHAnsi" w:cstheme="minorHAnsi"/>
                <w:b/>
                <w:sz w:val="18"/>
                <w:szCs w:val="18"/>
              </w:rPr>
              <w:t>emap table:</w:t>
            </w:r>
            <w:r w:rsidRPr="006C5B2D">
              <w:rPr>
                <w:rFonts w:asciiTheme="minorHAnsi" w:hAnsiTheme="minorHAnsi" w:cstheme="minorHAnsi"/>
                <w:sz w:val="18"/>
                <w:szCs w:val="18"/>
              </w:rPr>
              <w:t xml:space="preserve"> T</w:t>
            </w:r>
            <w:r w:rsidRPr="0057244F">
              <w:rPr>
                <w:rFonts w:asciiTheme="minorHAnsi" w:hAnsiTheme="minorHAnsi" w:cstheme="minorHAnsi"/>
                <w:sz w:val="18"/>
                <w:szCs w:val="18"/>
              </w:rPr>
              <w:t xml:space="preserve">able holding fields defining value ranges to be reclassified and the values they will become. See </w:t>
            </w:r>
            <w:r w:rsidRPr="0057244F">
              <w:rPr>
                <w:rFonts w:asciiTheme="minorHAnsi" w:hAnsiTheme="minorHAnsi" w:cstheme="minorHAnsi"/>
                <w:sz w:val="18"/>
                <w:szCs w:val="18"/>
              </w:rPr>
              <w:fldChar w:fldCharType="begin"/>
            </w:r>
            <w:r w:rsidRPr="0057244F">
              <w:rPr>
                <w:rFonts w:asciiTheme="minorHAnsi" w:hAnsiTheme="minorHAnsi" w:cstheme="minorHAnsi"/>
                <w:sz w:val="18"/>
                <w:szCs w:val="18"/>
              </w:rPr>
              <w:instrText xml:space="preserve"> REF _Ref468441348 \h  \* MERGEFORMAT </w:instrText>
            </w:r>
            <w:r w:rsidRPr="0057244F">
              <w:rPr>
                <w:rFonts w:asciiTheme="minorHAnsi" w:hAnsiTheme="minorHAnsi" w:cstheme="minorHAnsi"/>
                <w:sz w:val="18"/>
                <w:szCs w:val="18"/>
              </w:rPr>
            </w:r>
            <w:r w:rsidRPr="0057244F">
              <w:rPr>
                <w:rFonts w:asciiTheme="minorHAnsi" w:hAnsiTheme="minorHAnsi" w:cstheme="minorHAnsi"/>
                <w:sz w:val="18"/>
                <w:szCs w:val="18"/>
              </w:rPr>
              <w:fldChar w:fldCharType="separate"/>
            </w:r>
            <w:r w:rsidR="001D0228" w:rsidRPr="001D0228">
              <w:rPr>
                <w:rFonts w:asciiTheme="minorHAnsi" w:hAnsiTheme="minorHAnsi" w:cstheme="minorHAnsi"/>
                <w:sz w:val="18"/>
                <w:szCs w:val="18"/>
              </w:rPr>
              <w:t xml:space="preserve">Table </w:t>
            </w:r>
            <w:r w:rsidR="001D0228" w:rsidRPr="001D0228">
              <w:rPr>
                <w:rFonts w:asciiTheme="minorHAnsi" w:hAnsiTheme="minorHAnsi" w:cstheme="minorHAnsi"/>
                <w:noProof/>
                <w:sz w:val="18"/>
                <w:szCs w:val="18"/>
              </w:rPr>
              <w:t>3</w:t>
            </w:r>
            <w:r w:rsidRPr="0057244F">
              <w:rPr>
                <w:rFonts w:asciiTheme="minorHAnsi" w:hAnsiTheme="minorHAnsi" w:cstheme="minorHAnsi"/>
                <w:sz w:val="18"/>
                <w:szCs w:val="18"/>
              </w:rPr>
              <w:fldChar w:fldCharType="end"/>
            </w:r>
            <w:r w:rsidRPr="0057244F">
              <w:rPr>
                <w:rFonts w:asciiTheme="minorHAnsi" w:hAnsiTheme="minorHAnsi" w:cstheme="minorHAnsi"/>
                <w:sz w:val="18"/>
                <w:szCs w:val="18"/>
              </w:rPr>
              <w:t xml:space="preserve"> below for an example.</w:t>
            </w:r>
          </w:p>
          <w:p w14:paraId="140E153F" w14:textId="77777777" w:rsidR="00641F8D" w:rsidRPr="006C5B2D" w:rsidRDefault="00641F8D" w:rsidP="009A0BD9">
            <w:pPr>
              <w:rPr>
                <w:rFonts w:asciiTheme="minorHAnsi" w:hAnsiTheme="minorHAnsi" w:cstheme="minorHAnsi"/>
                <w:sz w:val="18"/>
                <w:szCs w:val="18"/>
              </w:rPr>
            </w:pPr>
          </w:p>
          <w:p w14:paraId="7B51DF6F" w14:textId="77777777"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Pr>
                <w:rFonts w:asciiTheme="minorHAnsi" w:hAnsiTheme="minorHAnsi" w:cstheme="minorHAnsi"/>
                <w:i/>
                <w:sz w:val="18"/>
                <w:szCs w:val="18"/>
              </w:rPr>
              <w:t>,</w:t>
            </w:r>
            <w:r w:rsidRPr="006C5B2D">
              <w:rPr>
                <w:rFonts w:asciiTheme="minorHAnsi" w:hAnsiTheme="minorHAnsi" w:cstheme="minorHAnsi"/>
                <w:i/>
                <w:sz w:val="18"/>
                <w:szCs w:val="18"/>
              </w:rPr>
              <w:t xml:space="preserve"> i</w:t>
            </w:r>
            <w:r>
              <w:rPr>
                <w:rFonts w:asciiTheme="minorHAnsi" w:hAnsiTheme="minorHAnsi" w:cstheme="minorHAnsi"/>
                <w:i/>
                <w:sz w:val="18"/>
                <w:szCs w:val="18"/>
              </w:rPr>
              <w:t>.</w:t>
            </w:r>
            <w:r w:rsidRPr="006C5B2D">
              <w:rPr>
                <w:rFonts w:asciiTheme="minorHAnsi" w:hAnsiTheme="minorHAnsi" w:cstheme="minorHAnsi"/>
                <w:i/>
                <w:sz w:val="18"/>
                <w:szCs w:val="18"/>
              </w:rPr>
              <w:t>e. add the ‘From’, ‘To’ and ‘Out</w:t>
            </w:r>
            <w:r>
              <w:rPr>
                <w:rFonts w:asciiTheme="minorHAnsi" w:hAnsiTheme="minorHAnsi" w:cstheme="minorHAnsi"/>
                <w:i/>
                <w:sz w:val="18"/>
                <w:szCs w:val="18"/>
              </w:rPr>
              <w:t>put</w:t>
            </w:r>
            <w:r w:rsidRPr="006C5B2D">
              <w:rPr>
                <w:rFonts w:asciiTheme="minorHAnsi" w:hAnsiTheme="minorHAnsi" w:cstheme="minorHAnsi"/>
                <w:i/>
                <w:sz w:val="18"/>
                <w:szCs w:val="18"/>
              </w:rPr>
              <w:t>’ fields.</w:t>
            </w:r>
          </w:p>
          <w:p w14:paraId="0EF5A574" w14:textId="77777777" w:rsidR="00641F8D" w:rsidRPr="006C5B2D" w:rsidRDefault="00641F8D" w:rsidP="009A0BD9">
            <w:pPr>
              <w:rPr>
                <w:rFonts w:asciiTheme="minorHAnsi" w:hAnsiTheme="minorHAnsi" w:cstheme="minorHAnsi"/>
                <w:sz w:val="18"/>
                <w:szCs w:val="18"/>
              </w:rPr>
            </w:pPr>
          </w:p>
          <w:p w14:paraId="00D91E00"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sidRPr="006C5B2D">
              <w:rPr>
                <w:rFonts w:asciiTheme="minorHAnsi" w:hAnsiTheme="minorHAnsi" w:cstheme="minorHAnsi"/>
                <w:b/>
                <w:sz w:val="18"/>
                <w:szCs w:val="18"/>
              </w:rPr>
              <w:t>From</w:t>
            </w:r>
            <w:r>
              <w:rPr>
                <w:rFonts w:asciiTheme="minorHAnsi" w:hAnsiTheme="minorHAnsi" w:cstheme="minorHAnsi"/>
                <w:b/>
                <w:sz w:val="18"/>
                <w:szCs w:val="18"/>
              </w:rPr>
              <w:t xml:space="preserve">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beginning value for each value range to be reclassified. This is a numeric field of the input remap table</w:t>
            </w:r>
          </w:p>
          <w:p w14:paraId="246084B9" w14:textId="77777777" w:rsidR="00641F8D" w:rsidRPr="006C5B2D" w:rsidRDefault="00641F8D" w:rsidP="009A0BD9">
            <w:pPr>
              <w:rPr>
                <w:rFonts w:asciiTheme="minorHAnsi" w:hAnsiTheme="minorHAnsi" w:cstheme="minorHAnsi"/>
                <w:sz w:val="18"/>
                <w:szCs w:val="18"/>
              </w:rPr>
            </w:pPr>
          </w:p>
          <w:p w14:paraId="25D072D2"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To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ending value for each value range to be reclassified. This is a numeric field of the input remap table.</w:t>
            </w:r>
          </w:p>
          <w:p w14:paraId="48D19773" w14:textId="77777777" w:rsidR="00641F8D" w:rsidRPr="006C5B2D" w:rsidRDefault="00641F8D" w:rsidP="009A0BD9">
            <w:pPr>
              <w:rPr>
                <w:rFonts w:asciiTheme="minorHAnsi" w:hAnsiTheme="minorHAnsi" w:cstheme="minorHAnsi"/>
                <w:sz w:val="18"/>
                <w:szCs w:val="18"/>
              </w:rPr>
            </w:pPr>
          </w:p>
          <w:p w14:paraId="2BABFEF7" w14:textId="77777777" w:rsidR="00641F8D" w:rsidRDefault="00641F8D" w:rsidP="009A0BD9">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Field for Output Value</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Field holding the integer values to which each range should be changed. This is an integer field of the input remap table.</w:t>
            </w:r>
          </w:p>
          <w:p w14:paraId="1EB32D18" w14:textId="77777777" w:rsidR="00E61D9A" w:rsidRDefault="00E61D9A" w:rsidP="009A0BD9">
            <w:pPr>
              <w:pStyle w:val="NormalWeb"/>
              <w:spacing w:before="0" w:beforeAutospacing="0" w:after="0" w:afterAutospacing="0"/>
              <w:rPr>
                <w:rFonts w:asciiTheme="minorHAnsi" w:hAnsiTheme="minorHAnsi" w:cstheme="minorHAnsi"/>
                <w:sz w:val="18"/>
                <w:szCs w:val="18"/>
              </w:rPr>
            </w:pPr>
          </w:p>
          <w:p w14:paraId="5AD5B634" w14:textId="77777777" w:rsidR="00E61D9A" w:rsidRDefault="00E61D9A" w:rsidP="009A0BD9">
            <w:pPr>
              <w:pStyle w:val="NormalWeb"/>
              <w:spacing w:before="0" w:beforeAutospacing="0" w:after="0" w:afterAutospacing="0"/>
              <w:rPr>
                <w:rFonts w:asciiTheme="minorHAnsi" w:hAnsiTheme="minorHAnsi" w:cstheme="minorHAnsi"/>
                <w:sz w:val="18"/>
                <w:szCs w:val="18"/>
              </w:rPr>
            </w:pPr>
          </w:p>
          <w:p w14:paraId="53BBC37A" w14:textId="77777777" w:rsidR="00E61D9A" w:rsidRDefault="00E61D9A" w:rsidP="009A0BD9">
            <w:pPr>
              <w:pStyle w:val="NormalWeb"/>
              <w:spacing w:before="0" w:beforeAutospacing="0" w:after="0" w:afterAutospacing="0"/>
              <w:rPr>
                <w:rFonts w:asciiTheme="minorHAnsi" w:hAnsiTheme="minorHAnsi" w:cstheme="minorHAnsi"/>
                <w:sz w:val="18"/>
                <w:szCs w:val="18"/>
              </w:rPr>
            </w:pPr>
          </w:p>
          <w:p w14:paraId="6547104F" w14:textId="77777777" w:rsidR="00E61D9A" w:rsidRDefault="00E61D9A" w:rsidP="009A0BD9">
            <w:pPr>
              <w:pStyle w:val="NormalWeb"/>
              <w:spacing w:before="0" w:beforeAutospacing="0" w:after="0" w:afterAutospacing="0"/>
              <w:rPr>
                <w:rFonts w:asciiTheme="minorHAnsi" w:hAnsiTheme="minorHAnsi" w:cstheme="minorHAnsi"/>
                <w:sz w:val="18"/>
                <w:szCs w:val="18"/>
              </w:rPr>
            </w:pPr>
          </w:p>
          <w:p w14:paraId="00612659" w14:textId="77777777" w:rsidR="00641F8D" w:rsidRDefault="00641F8D" w:rsidP="009A0BD9">
            <w:pPr>
              <w:pStyle w:val="NormalWeb"/>
              <w:spacing w:before="0" w:beforeAutospacing="0" w:after="0" w:afterAutospacing="0"/>
              <w:rPr>
                <w:rFonts w:asciiTheme="minorHAnsi" w:hAnsiTheme="minorHAnsi" w:cstheme="minorHAnsi"/>
                <w:sz w:val="18"/>
                <w:szCs w:val="18"/>
              </w:rPr>
            </w:pPr>
          </w:p>
          <w:p w14:paraId="2A08C4ED" w14:textId="77777777" w:rsidR="00641F8D" w:rsidRDefault="00641F8D" w:rsidP="009A0BD9">
            <w:pPr>
              <w:pStyle w:val="Caption"/>
              <w:keepNext/>
              <w:jc w:val="center"/>
            </w:pPr>
            <w:bookmarkStart w:id="204" w:name="_Ref468441348"/>
            <w:r>
              <w:t xml:space="preserve">Table </w:t>
            </w:r>
            <w:fldSimple w:instr=" SEQ Table \* ARABIC ">
              <w:r w:rsidR="001D0228">
                <w:rPr>
                  <w:noProof/>
                </w:rPr>
                <w:t>3</w:t>
              </w:r>
            </w:fldSimple>
            <w:bookmarkEnd w:id="204"/>
            <w:r>
              <w:t xml:space="preserve"> Example of a 'Remap table’ that reclassifies </w:t>
            </w:r>
          </w:p>
          <w:p w14:paraId="2D779277" w14:textId="77777777" w:rsidR="00641F8D" w:rsidRDefault="00641F8D" w:rsidP="009A0BD9">
            <w:pPr>
              <w:pStyle w:val="Caption"/>
              <w:keepNext/>
              <w:jc w:val="center"/>
            </w:pPr>
            <w:proofErr w:type="gramStart"/>
            <w:r>
              <w:t>a</w:t>
            </w:r>
            <w:proofErr w:type="gramEnd"/>
            <w:r>
              <w:t xml:space="preserve"> raster dataset from 0-100 range to integer classes 1-4.</w:t>
            </w:r>
          </w:p>
          <w:tbl>
            <w:tblPr>
              <w:tblStyle w:val="TableGrid"/>
              <w:tblW w:w="0" w:type="auto"/>
              <w:jc w:val="center"/>
              <w:tblLook w:val="04A0" w:firstRow="1" w:lastRow="0" w:firstColumn="1" w:lastColumn="0" w:noHBand="0" w:noVBand="1"/>
            </w:tblPr>
            <w:tblGrid>
              <w:gridCol w:w="767"/>
              <w:gridCol w:w="586"/>
              <w:gridCol w:w="956"/>
            </w:tblGrid>
            <w:tr w:rsidR="00641F8D" w14:paraId="384C0E26" w14:textId="77777777" w:rsidTr="009A0BD9">
              <w:trPr>
                <w:jc w:val="center"/>
              </w:trPr>
              <w:tc>
                <w:tcPr>
                  <w:tcW w:w="0" w:type="auto"/>
                </w:tcPr>
                <w:p w14:paraId="5F3AA357"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From</w:t>
                  </w:r>
                </w:p>
              </w:tc>
              <w:tc>
                <w:tcPr>
                  <w:tcW w:w="0" w:type="auto"/>
                </w:tcPr>
                <w:p w14:paraId="67991EB7"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To</w:t>
                  </w:r>
                </w:p>
              </w:tc>
              <w:tc>
                <w:tcPr>
                  <w:tcW w:w="0" w:type="auto"/>
                </w:tcPr>
                <w:p w14:paraId="783C31B6" w14:textId="77777777" w:rsidR="00641F8D" w:rsidRPr="0057244F" w:rsidRDefault="00641F8D" w:rsidP="009A0BD9">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Pr="0057244F">
                    <w:rPr>
                      <w:rFonts w:asciiTheme="minorHAnsi" w:hAnsiTheme="minorHAnsi" w:cstheme="minorHAnsi"/>
                      <w:b/>
                      <w:sz w:val="18"/>
                      <w:szCs w:val="18"/>
                    </w:rPr>
                    <w:t>Output</w:t>
                  </w:r>
                </w:p>
              </w:tc>
            </w:tr>
            <w:tr w:rsidR="00641F8D" w14:paraId="32B4A6AA" w14:textId="77777777" w:rsidTr="009A0BD9">
              <w:trPr>
                <w:jc w:val="center"/>
              </w:trPr>
              <w:tc>
                <w:tcPr>
                  <w:tcW w:w="0" w:type="auto"/>
                </w:tcPr>
                <w:p w14:paraId="58C7AB88"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0</w:t>
                  </w:r>
                </w:p>
              </w:tc>
              <w:tc>
                <w:tcPr>
                  <w:tcW w:w="0" w:type="auto"/>
                </w:tcPr>
                <w:p w14:paraId="7F0C778A"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25</w:t>
                  </w:r>
                </w:p>
              </w:tc>
              <w:tc>
                <w:tcPr>
                  <w:tcW w:w="0" w:type="auto"/>
                </w:tcPr>
                <w:p w14:paraId="1C52E1FF"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w:t>
                  </w:r>
                </w:p>
              </w:tc>
            </w:tr>
            <w:tr w:rsidR="00641F8D" w14:paraId="37685C29" w14:textId="77777777" w:rsidTr="009A0BD9">
              <w:trPr>
                <w:jc w:val="center"/>
              </w:trPr>
              <w:tc>
                <w:tcPr>
                  <w:tcW w:w="0" w:type="auto"/>
                </w:tcPr>
                <w:p w14:paraId="576A95FB"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26</w:t>
                  </w:r>
                </w:p>
              </w:tc>
              <w:tc>
                <w:tcPr>
                  <w:tcW w:w="0" w:type="auto"/>
                </w:tcPr>
                <w:p w14:paraId="2F08B04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50</w:t>
                  </w:r>
                </w:p>
              </w:tc>
              <w:tc>
                <w:tcPr>
                  <w:tcW w:w="0" w:type="auto"/>
                </w:tcPr>
                <w:p w14:paraId="7B6045F2"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w:t>
                  </w:r>
                </w:p>
              </w:tc>
            </w:tr>
            <w:tr w:rsidR="00641F8D" w14:paraId="4BDC4327" w14:textId="77777777" w:rsidTr="009A0BD9">
              <w:trPr>
                <w:jc w:val="center"/>
              </w:trPr>
              <w:tc>
                <w:tcPr>
                  <w:tcW w:w="0" w:type="auto"/>
                </w:tcPr>
                <w:p w14:paraId="39A4657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51</w:t>
                  </w:r>
                </w:p>
              </w:tc>
              <w:tc>
                <w:tcPr>
                  <w:tcW w:w="0" w:type="auto"/>
                </w:tcPr>
                <w:p w14:paraId="72D64905"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75</w:t>
                  </w:r>
                </w:p>
              </w:tc>
              <w:tc>
                <w:tcPr>
                  <w:tcW w:w="0" w:type="auto"/>
                </w:tcPr>
                <w:p w14:paraId="21BC3224"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3</w:t>
                  </w:r>
                </w:p>
              </w:tc>
            </w:tr>
            <w:tr w:rsidR="00641F8D" w14:paraId="4BB48194" w14:textId="77777777" w:rsidTr="009A0BD9">
              <w:trPr>
                <w:jc w:val="center"/>
              </w:trPr>
              <w:tc>
                <w:tcPr>
                  <w:tcW w:w="0" w:type="auto"/>
                </w:tcPr>
                <w:p w14:paraId="5C091239"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76</w:t>
                  </w:r>
                </w:p>
              </w:tc>
              <w:tc>
                <w:tcPr>
                  <w:tcW w:w="0" w:type="auto"/>
                </w:tcPr>
                <w:p w14:paraId="630CF37D"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100</w:t>
                  </w:r>
                </w:p>
              </w:tc>
              <w:tc>
                <w:tcPr>
                  <w:tcW w:w="0" w:type="auto"/>
                </w:tcPr>
                <w:p w14:paraId="02E5FA00" w14:textId="77777777" w:rsidR="00641F8D" w:rsidRDefault="00641F8D" w:rsidP="009A0BD9">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4</w:t>
                  </w:r>
                </w:p>
              </w:tc>
            </w:tr>
          </w:tbl>
          <w:p w14:paraId="66DBF1B8"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1ED5005B" w14:textId="77777777" w:rsidR="00641F8D" w:rsidRPr="006C5B2D" w:rsidRDefault="00641F8D" w:rsidP="009A0BD9">
            <w:pPr>
              <w:rPr>
                <w:rFonts w:asciiTheme="minorHAnsi" w:hAnsiTheme="minorHAnsi" w:cstheme="minorHAnsi"/>
                <w:sz w:val="18"/>
                <w:szCs w:val="18"/>
              </w:rPr>
            </w:pPr>
          </w:p>
          <w:p w14:paraId="6C7B54BC" w14:textId="77777777" w:rsidR="00641F8D" w:rsidRDefault="00641F8D" w:rsidP="009A0BD9">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Pr>
                <w:rFonts w:asciiTheme="minorHAnsi" w:hAnsiTheme="minorHAnsi" w:cstheme="minorHAnsi"/>
                <w:i/>
                <w:sz w:val="18"/>
                <w:szCs w:val="18"/>
              </w:rPr>
              <w:t>T</w:t>
            </w:r>
            <w:r w:rsidRPr="006C5B2D">
              <w:rPr>
                <w:rFonts w:asciiTheme="minorHAnsi" w:hAnsiTheme="minorHAnsi" w:cstheme="minorHAnsi"/>
                <w:i/>
                <w:sz w:val="18"/>
                <w:szCs w:val="18"/>
              </w:rPr>
              <w:t>o</w:t>
            </w:r>
            <w:r>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Pr>
                <w:rFonts w:asciiTheme="minorHAnsi" w:hAnsiTheme="minorHAnsi" w:cstheme="minorHAnsi"/>
                <w:i/>
                <w:sz w:val="18"/>
                <w:szCs w:val="18"/>
              </w:rPr>
              <w:t>F</w:t>
            </w:r>
            <w:r w:rsidRPr="006C5B2D">
              <w:rPr>
                <w:rFonts w:asciiTheme="minorHAnsi" w:hAnsiTheme="minorHAnsi" w:cstheme="minorHAnsi"/>
                <w:i/>
                <w:sz w:val="18"/>
                <w:szCs w:val="18"/>
              </w:rPr>
              <w:t>rom</w:t>
            </w:r>
            <w:r>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Pr>
                <w:rFonts w:asciiTheme="minorHAnsi" w:hAnsiTheme="minorHAnsi" w:cstheme="minorHAnsi"/>
                <w:i/>
                <w:sz w:val="18"/>
                <w:szCs w:val="18"/>
              </w:rPr>
              <w:t>O</w:t>
            </w:r>
            <w:r w:rsidRPr="006C5B2D">
              <w:rPr>
                <w:rFonts w:asciiTheme="minorHAnsi" w:hAnsiTheme="minorHAnsi" w:cstheme="minorHAnsi"/>
                <w:i/>
                <w:sz w:val="18"/>
                <w:szCs w:val="18"/>
              </w:rPr>
              <w:t>ut</w:t>
            </w:r>
            <w:r>
              <w:rPr>
                <w:rFonts w:asciiTheme="minorHAnsi" w:hAnsiTheme="minorHAnsi" w:cstheme="minorHAnsi"/>
                <w:i/>
                <w:sz w:val="18"/>
                <w:szCs w:val="18"/>
              </w:rPr>
              <w:t>put’ field</w:t>
            </w:r>
            <w:r w:rsidRPr="006C5B2D">
              <w:rPr>
                <w:rFonts w:asciiTheme="minorHAnsi" w:hAnsiTheme="minorHAnsi" w:cstheme="minorHAnsi"/>
                <w:i/>
                <w:sz w:val="18"/>
                <w:szCs w:val="18"/>
              </w:rPr>
              <w:t xml:space="preserve"> value.</w:t>
            </w:r>
          </w:p>
          <w:p w14:paraId="3935469D" w14:textId="77777777" w:rsidR="00E61D9A" w:rsidRDefault="00E61D9A" w:rsidP="00E61D9A">
            <w:pPr>
              <w:autoSpaceDE w:val="0"/>
              <w:autoSpaceDN w:val="0"/>
              <w:adjustRightInd w:val="0"/>
              <w:rPr>
                <w:rFonts w:asciiTheme="minorHAnsi" w:hAnsiTheme="minorHAnsi" w:cstheme="minorHAnsi"/>
                <w:color w:val="000020"/>
                <w:sz w:val="18"/>
                <w:szCs w:val="18"/>
              </w:rPr>
            </w:pPr>
          </w:p>
          <w:p w14:paraId="7B374A9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3353D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7C83406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24B01F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2974A75"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110294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040D0455"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26BDB7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ECE381E" w14:textId="77777777" w:rsidR="00641F8D" w:rsidRDefault="00641F8D" w:rsidP="009A0BD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ReclassRaster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50080A8" w14:textId="77777777" w:rsidR="00E61D9A" w:rsidRDefault="00E61D9A" w:rsidP="009A0BD9">
            <w:pPr>
              <w:rPr>
                <w:rFonts w:asciiTheme="minorHAnsi" w:hAnsiTheme="minorHAnsi" w:cstheme="minorHAnsi"/>
                <w:color w:val="000000"/>
                <w:sz w:val="18"/>
                <w:szCs w:val="18"/>
                <w:lang w:val="en-US" w:eastAsia="en-US"/>
              </w:rPr>
            </w:pPr>
          </w:p>
          <w:p w14:paraId="02FA8E5A" w14:textId="77777777" w:rsidR="00E61D9A" w:rsidRPr="00BF5C3A" w:rsidRDefault="00E61D9A" w:rsidP="00E61D9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6133C738" w14:textId="77777777" w:rsidR="00E61D9A" w:rsidRPr="006C5B2D" w:rsidRDefault="00E61D9A" w:rsidP="00E61D9A">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 Select from:</w:t>
            </w:r>
          </w:p>
          <w:p w14:paraId="1A6E95DA" w14:textId="77777777" w:rsidR="00E61D9A" w:rsidRPr="006C5B2D" w:rsidRDefault="00E61D9A" w:rsidP="00E61D9A">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DATA —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should remain intact and be written for that location to the output raster. This is the default. </w:t>
            </w:r>
          </w:p>
          <w:p w14:paraId="1F7782E5" w14:textId="77777777" w:rsidR="00E61D9A" w:rsidRDefault="00E61D9A" w:rsidP="00E61D9A">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 xml:space="preserve">NODATA — </w:t>
            </w:r>
            <w:proofErr w:type="gramStart"/>
            <w:r w:rsidRPr="006C5B2D">
              <w:rPr>
                <w:rFonts w:asciiTheme="minorHAnsi" w:hAnsiTheme="minorHAnsi" w:cstheme="minorHAnsi"/>
                <w:sz w:val="18"/>
                <w:szCs w:val="18"/>
              </w:rPr>
              <w:t>Signifies</w:t>
            </w:r>
            <w:proofErr w:type="gramEnd"/>
            <w:r w:rsidRPr="006C5B2D">
              <w:rPr>
                <w:rFonts w:asciiTheme="minorHAnsi" w:hAnsiTheme="minorHAnsi" w:cstheme="minorHAnsi"/>
                <w:sz w:val="18"/>
                <w:szCs w:val="18"/>
              </w:rPr>
              <w:t xml:space="preserve"> that if any cell location on the input raster contains a value not present or reclassed in a remap table, the value will be reclassed to NoData for that location on the output raster.</w:t>
            </w:r>
          </w:p>
          <w:p w14:paraId="5CBABD3C" w14:textId="77777777" w:rsidR="00E61D9A" w:rsidRDefault="00E61D9A" w:rsidP="009A0BD9">
            <w:pPr>
              <w:rPr>
                <w:rFonts w:asciiTheme="minorHAnsi" w:hAnsiTheme="minorHAnsi" w:cstheme="minorHAnsi"/>
                <w:color w:val="000000"/>
                <w:sz w:val="18"/>
                <w:szCs w:val="18"/>
                <w:lang w:val="en-US" w:eastAsia="en-US"/>
              </w:rPr>
            </w:pPr>
          </w:p>
          <w:p w14:paraId="5C568C9E" w14:textId="77777777" w:rsidR="00E61D9A" w:rsidRPr="00BF5C3A" w:rsidRDefault="00E61D9A" w:rsidP="00E61D9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7F5D5E70" w14:textId="77777777" w:rsidR="00E61D9A" w:rsidRDefault="00E61D9A" w:rsidP="00E61D9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lastRenderedPageBreak/>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3BFCF51C" w14:textId="77777777" w:rsidR="00E61D9A" w:rsidRDefault="00E61D9A" w:rsidP="00E61D9A">
            <w:pPr>
              <w:autoSpaceDE w:val="0"/>
              <w:autoSpaceDN w:val="0"/>
              <w:adjustRightInd w:val="0"/>
              <w:rPr>
                <w:rFonts w:asciiTheme="minorHAnsi" w:hAnsiTheme="minorHAnsi" w:cstheme="minorHAnsi"/>
                <w:color w:val="000020"/>
                <w:sz w:val="18"/>
                <w:szCs w:val="18"/>
              </w:rPr>
            </w:pPr>
          </w:p>
          <w:p w14:paraId="725407EA" w14:textId="77777777" w:rsidR="00E61D9A" w:rsidRDefault="00E61D9A" w:rsidP="00E61D9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484BCE56" w14:textId="77777777" w:rsidR="00641F8D" w:rsidRPr="006C5B2D" w:rsidRDefault="00943AA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1F379854" w14:textId="77777777" w:rsidR="00641F8D" w:rsidRPr="006C5B2D" w:rsidRDefault="00641F8D" w:rsidP="009A0BD9">
            <w:pPr>
              <w:rPr>
                <w:rFonts w:asciiTheme="minorHAnsi" w:hAnsiTheme="minorHAnsi" w:cstheme="minorHAnsi"/>
                <w:sz w:val="18"/>
                <w:szCs w:val="18"/>
              </w:rPr>
            </w:pPr>
          </w:p>
        </w:tc>
      </w:tr>
    </w:tbl>
    <w:p w14:paraId="2CF97DB6" w14:textId="77777777" w:rsidR="00641F8D" w:rsidRDefault="00641F8D" w:rsidP="00641F8D"/>
    <w:p w14:paraId="4A17CBA2" w14:textId="77777777" w:rsidR="00B936EB" w:rsidRDefault="00B936EB" w:rsidP="00641F8D"/>
    <w:p w14:paraId="0DEBD282" w14:textId="77777777" w:rsidR="00B936EB" w:rsidRDefault="00B936EB" w:rsidP="00641F8D"/>
    <w:p w14:paraId="2AF771BC" w14:textId="77777777" w:rsidR="00B936EB" w:rsidRDefault="00B936EB" w:rsidP="00641F8D"/>
    <w:p w14:paraId="71D30F16" w14:textId="77777777" w:rsidR="00B936EB" w:rsidRDefault="00B936EB" w:rsidP="00641F8D"/>
    <w:p w14:paraId="48F6BE5F" w14:textId="77777777" w:rsidR="00B936EB" w:rsidRDefault="00B936EB" w:rsidP="00641F8D"/>
    <w:p w14:paraId="4752ABB3" w14:textId="77777777" w:rsidR="00641F8D" w:rsidRPr="008D78B4" w:rsidRDefault="00641F8D" w:rsidP="00641F8D">
      <w:pPr>
        <w:pStyle w:val="Heading3"/>
      </w:pPr>
      <w:bookmarkStart w:id="205" w:name="_Raster_&gt;_Reproject"/>
      <w:bookmarkStart w:id="206" w:name="_Toc476903420"/>
      <w:bookmarkEnd w:id="205"/>
      <w:r w:rsidRPr="00163E5B">
        <w:t>Raster</w:t>
      </w:r>
      <w:r>
        <w:t xml:space="preserve"> &gt; Reproject</w:t>
      </w:r>
      <w:bookmarkEnd w:id="206"/>
    </w:p>
    <w:tbl>
      <w:tblPr>
        <w:tblStyle w:val="TableGrid"/>
        <w:tblW w:w="0" w:type="auto"/>
        <w:tblLook w:val="04A0" w:firstRow="1" w:lastRow="0" w:firstColumn="1" w:lastColumn="0" w:noHBand="0" w:noVBand="1"/>
      </w:tblPr>
      <w:tblGrid>
        <w:gridCol w:w="3186"/>
        <w:gridCol w:w="10762"/>
      </w:tblGrid>
      <w:tr w:rsidR="00641F8D" w:rsidRPr="006C5B2D" w14:paraId="5F0FB897" w14:textId="77777777" w:rsidTr="009A0BD9">
        <w:tc>
          <w:tcPr>
            <w:tcW w:w="704" w:type="dxa"/>
          </w:tcPr>
          <w:p w14:paraId="4991BC81"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76F98FD4"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610FF11A" w14:textId="77777777" w:rsidTr="009A0BD9">
        <w:tc>
          <w:tcPr>
            <w:tcW w:w="704" w:type="dxa"/>
          </w:tcPr>
          <w:p w14:paraId="45559A4C" w14:textId="0288F8D6" w:rsidR="00641F8D" w:rsidRDefault="00641F8D" w:rsidP="009A0BD9">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809792" behindDoc="0" locked="0" layoutInCell="1" allowOverlap="1" wp14:anchorId="3B31020E" wp14:editId="32A79329">
                      <wp:simplePos x="0" y="0"/>
                      <wp:positionH relativeFrom="column">
                        <wp:posOffset>425484</wp:posOffset>
                      </wp:positionH>
                      <wp:positionV relativeFrom="paragraph">
                        <wp:posOffset>2031236</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8DCF307" id="Oval 104" o:spid="_x0000_s1026" style="position:absolute;margin-left:33.5pt;margin-top:159.95pt;width:85.6pt;height:20.0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" filled="f" strokecolor="red" strokeweight="2pt"/>
                  </w:pict>
                </mc:Fallback>
              </mc:AlternateContent>
            </w:r>
            <w:r w:rsidR="00104A69">
              <w:rPr>
                <w:noProof/>
              </w:rPr>
              <w:drawing>
                <wp:inline distT="0" distB="0" distL="0" distR="0" wp14:anchorId="5BBED13A" wp14:editId="426D93B6">
                  <wp:extent cx="1876425" cy="3333750"/>
                  <wp:effectExtent l="0" t="0" r="952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76425" cy="3333750"/>
                          </a:xfrm>
                          <a:prstGeom prst="rect">
                            <a:avLst/>
                          </a:prstGeom>
                        </pic:spPr>
                      </pic:pic>
                    </a:graphicData>
                  </a:graphic>
                </wp:inline>
              </w:drawing>
            </w:r>
          </w:p>
          <w:p w14:paraId="000D25DD" w14:textId="77777777" w:rsidR="00641F8D" w:rsidRDefault="00641F8D" w:rsidP="009A0BD9">
            <w:pPr>
              <w:rPr>
                <w:rFonts w:asciiTheme="minorHAnsi" w:hAnsiTheme="minorHAnsi" w:cstheme="minorHAnsi"/>
                <w:sz w:val="18"/>
                <w:szCs w:val="18"/>
              </w:rPr>
            </w:pPr>
          </w:p>
          <w:p w14:paraId="13723102" w14:textId="77777777" w:rsidR="00641F8D" w:rsidRDefault="00641F8D" w:rsidP="009A0BD9">
            <w:pPr>
              <w:rPr>
                <w:rFonts w:asciiTheme="minorHAnsi" w:hAnsiTheme="minorHAnsi" w:cstheme="minorHAnsi"/>
                <w:sz w:val="18"/>
                <w:szCs w:val="18"/>
              </w:rPr>
            </w:pPr>
          </w:p>
          <w:p w14:paraId="1ECEC32A" w14:textId="77777777" w:rsidR="00641F8D" w:rsidRDefault="00641F8D" w:rsidP="009A0BD9">
            <w:pPr>
              <w:rPr>
                <w:rFonts w:asciiTheme="minorHAnsi" w:hAnsiTheme="minorHAnsi" w:cstheme="minorHAnsi"/>
                <w:sz w:val="18"/>
                <w:szCs w:val="18"/>
              </w:rPr>
            </w:pPr>
          </w:p>
          <w:p w14:paraId="7D21F48B" w14:textId="77777777" w:rsidR="00641F8D" w:rsidRDefault="00641F8D" w:rsidP="009A0BD9">
            <w:pPr>
              <w:rPr>
                <w:rFonts w:asciiTheme="minorHAnsi" w:hAnsiTheme="minorHAnsi" w:cstheme="minorHAnsi"/>
                <w:sz w:val="18"/>
                <w:szCs w:val="18"/>
              </w:rPr>
            </w:pPr>
          </w:p>
          <w:p w14:paraId="1AAF81C4" w14:textId="77777777" w:rsidR="00641F8D" w:rsidRDefault="00641F8D" w:rsidP="009A0BD9">
            <w:pPr>
              <w:rPr>
                <w:rFonts w:asciiTheme="minorHAnsi" w:hAnsiTheme="minorHAnsi" w:cstheme="minorHAnsi"/>
                <w:sz w:val="18"/>
                <w:szCs w:val="18"/>
              </w:rPr>
            </w:pPr>
          </w:p>
          <w:p w14:paraId="5A120D0D" w14:textId="77777777" w:rsidR="00641F8D" w:rsidRDefault="00641F8D" w:rsidP="009A0BD9">
            <w:pPr>
              <w:rPr>
                <w:rFonts w:asciiTheme="minorHAnsi" w:hAnsiTheme="minorHAnsi" w:cstheme="minorHAnsi"/>
                <w:sz w:val="18"/>
                <w:szCs w:val="18"/>
              </w:rPr>
            </w:pPr>
          </w:p>
          <w:p w14:paraId="018B8531" w14:textId="77777777" w:rsidR="00641F8D" w:rsidRDefault="00641F8D" w:rsidP="009A0BD9">
            <w:pPr>
              <w:rPr>
                <w:rFonts w:asciiTheme="minorHAnsi" w:hAnsiTheme="minorHAnsi" w:cstheme="minorHAnsi"/>
                <w:sz w:val="18"/>
                <w:szCs w:val="18"/>
              </w:rPr>
            </w:pPr>
          </w:p>
          <w:p w14:paraId="608157A1" w14:textId="77777777" w:rsidR="00641F8D" w:rsidRDefault="00641F8D" w:rsidP="009A0BD9">
            <w:pPr>
              <w:rPr>
                <w:rFonts w:asciiTheme="minorHAnsi" w:hAnsiTheme="minorHAnsi" w:cstheme="minorHAnsi"/>
                <w:sz w:val="18"/>
                <w:szCs w:val="18"/>
              </w:rPr>
            </w:pPr>
          </w:p>
          <w:p w14:paraId="5D0BA97C" w14:textId="77777777" w:rsidR="00641F8D" w:rsidRDefault="00641F8D" w:rsidP="009A0BD9">
            <w:pPr>
              <w:rPr>
                <w:rFonts w:asciiTheme="minorHAnsi" w:hAnsiTheme="minorHAnsi" w:cstheme="minorHAnsi"/>
                <w:sz w:val="18"/>
                <w:szCs w:val="18"/>
              </w:rPr>
            </w:pPr>
          </w:p>
          <w:p w14:paraId="2371D1DD" w14:textId="77777777" w:rsidR="00641F8D" w:rsidRDefault="00641F8D" w:rsidP="009A0BD9">
            <w:pPr>
              <w:rPr>
                <w:rFonts w:asciiTheme="minorHAnsi" w:hAnsiTheme="minorHAnsi" w:cstheme="minorHAnsi"/>
                <w:sz w:val="18"/>
                <w:szCs w:val="18"/>
              </w:rPr>
            </w:pPr>
          </w:p>
          <w:p w14:paraId="608CE0A0" w14:textId="77777777" w:rsidR="00641F8D" w:rsidRDefault="00641F8D" w:rsidP="009A0BD9">
            <w:pPr>
              <w:rPr>
                <w:rFonts w:asciiTheme="minorHAnsi" w:hAnsiTheme="minorHAnsi" w:cstheme="minorHAnsi"/>
                <w:sz w:val="18"/>
                <w:szCs w:val="18"/>
              </w:rPr>
            </w:pPr>
          </w:p>
          <w:p w14:paraId="1792560F" w14:textId="77777777" w:rsidR="00641F8D" w:rsidRDefault="00641F8D" w:rsidP="009A0BD9">
            <w:pPr>
              <w:rPr>
                <w:rFonts w:asciiTheme="minorHAnsi" w:hAnsiTheme="minorHAnsi" w:cstheme="minorHAnsi"/>
                <w:sz w:val="18"/>
                <w:szCs w:val="18"/>
              </w:rPr>
            </w:pPr>
          </w:p>
          <w:p w14:paraId="63FC418F" w14:textId="77777777" w:rsidR="00641F8D" w:rsidRDefault="00641F8D" w:rsidP="009A0BD9">
            <w:pPr>
              <w:rPr>
                <w:rFonts w:asciiTheme="minorHAnsi" w:hAnsiTheme="minorHAnsi" w:cstheme="minorHAnsi"/>
                <w:sz w:val="18"/>
                <w:szCs w:val="18"/>
              </w:rPr>
            </w:pPr>
          </w:p>
          <w:p w14:paraId="5F6BE90F" w14:textId="77777777" w:rsidR="00641F8D" w:rsidRDefault="00641F8D" w:rsidP="009A0BD9">
            <w:pPr>
              <w:rPr>
                <w:rFonts w:asciiTheme="minorHAnsi" w:hAnsiTheme="minorHAnsi" w:cstheme="minorHAnsi"/>
                <w:sz w:val="18"/>
                <w:szCs w:val="18"/>
              </w:rPr>
            </w:pPr>
          </w:p>
          <w:p w14:paraId="49D8C3AF" w14:textId="77777777" w:rsidR="00641F8D" w:rsidRDefault="00641F8D" w:rsidP="009A0BD9">
            <w:pPr>
              <w:rPr>
                <w:rFonts w:asciiTheme="minorHAnsi" w:hAnsiTheme="minorHAnsi" w:cstheme="minorHAnsi"/>
                <w:sz w:val="18"/>
                <w:szCs w:val="18"/>
              </w:rPr>
            </w:pPr>
          </w:p>
          <w:p w14:paraId="1BD7E53F" w14:textId="77777777" w:rsidR="00641F8D" w:rsidRDefault="00641F8D" w:rsidP="009A0BD9">
            <w:pPr>
              <w:rPr>
                <w:rFonts w:asciiTheme="minorHAnsi" w:hAnsiTheme="minorHAnsi" w:cstheme="minorHAnsi"/>
                <w:sz w:val="18"/>
                <w:szCs w:val="18"/>
              </w:rPr>
            </w:pPr>
          </w:p>
          <w:p w14:paraId="44825F1A" w14:textId="77777777" w:rsidR="00641F8D" w:rsidRDefault="00641F8D" w:rsidP="009A0BD9">
            <w:pPr>
              <w:rPr>
                <w:rFonts w:asciiTheme="minorHAnsi" w:hAnsiTheme="minorHAnsi" w:cstheme="minorHAnsi"/>
                <w:sz w:val="18"/>
                <w:szCs w:val="18"/>
              </w:rPr>
            </w:pPr>
          </w:p>
          <w:p w14:paraId="588751A5" w14:textId="77777777" w:rsidR="00641F8D" w:rsidRDefault="00641F8D" w:rsidP="009A0BD9">
            <w:pPr>
              <w:rPr>
                <w:rFonts w:asciiTheme="minorHAnsi" w:hAnsiTheme="minorHAnsi" w:cstheme="minorHAnsi"/>
                <w:sz w:val="18"/>
                <w:szCs w:val="18"/>
              </w:rPr>
            </w:pPr>
          </w:p>
          <w:p w14:paraId="5A5401AE" w14:textId="77777777" w:rsidR="00641F8D" w:rsidRDefault="00641F8D" w:rsidP="009A0BD9">
            <w:pPr>
              <w:rPr>
                <w:rFonts w:asciiTheme="minorHAnsi" w:hAnsiTheme="minorHAnsi" w:cstheme="minorHAnsi"/>
                <w:sz w:val="18"/>
                <w:szCs w:val="18"/>
              </w:rPr>
            </w:pPr>
          </w:p>
          <w:p w14:paraId="63D148C6" w14:textId="77777777" w:rsidR="00641F8D" w:rsidRDefault="00641F8D" w:rsidP="009A0BD9">
            <w:pPr>
              <w:rPr>
                <w:rFonts w:asciiTheme="minorHAnsi" w:hAnsiTheme="minorHAnsi" w:cstheme="minorHAnsi"/>
                <w:sz w:val="18"/>
                <w:szCs w:val="18"/>
              </w:rPr>
            </w:pPr>
          </w:p>
          <w:p w14:paraId="6EE1C897" w14:textId="77777777" w:rsidR="00641F8D" w:rsidRDefault="00641F8D" w:rsidP="009A0BD9">
            <w:pPr>
              <w:rPr>
                <w:rFonts w:asciiTheme="minorHAnsi" w:hAnsiTheme="minorHAnsi" w:cstheme="minorHAnsi"/>
                <w:sz w:val="18"/>
                <w:szCs w:val="18"/>
              </w:rPr>
            </w:pPr>
          </w:p>
          <w:p w14:paraId="66D941F0" w14:textId="77777777" w:rsidR="00641F8D" w:rsidRDefault="00641F8D" w:rsidP="009A0BD9">
            <w:pPr>
              <w:rPr>
                <w:rFonts w:asciiTheme="minorHAnsi" w:hAnsiTheme="minorHAnsi" w:cstheme="minorHAnsi"/>
                <w:sz w:val="18"/>
                <w:szCs w:val="18"/>
              </w:rPr>
            </w:pPr>
          </w:p>
          <w:p w14:paraId="626EB109" w14:textId="61C56A9A" w:rsidR="00641F8D" w:rsidRPr="006C5B2D" w:rsidRDefault="00641F8D" w:rsidP="009A0BD9">
            <w:pPr>
              <w:rPr>
                <w:rFonts w:asciiTheme="minorHAnsi" w:hAnsiTheme="minorHAnsi" w:cstheme="minorHAnsi"/>
                <w:sz w:val="18"/>
                <w:szCs w:val="18"/>
              </w:rPr>
            </w:pPr>
          </w:p>
        </w:tc>
        <w:tc>
          <w:tcPr>
            <w:tcW w:w="13183" w:type="dxa"/>
          </w:tcPr>
          <w:p w14:paraId="4B8A9DA1" w14:textId="77777777" w:rsidR="00641F8D" w:rsidRPr="006C5B2D" w:rsidRDefault="00641F8D" w:rsidP="009A0BD9">
            <w:pPr>
              <w:rPr>
                <w:rFonts w:asciiTheme="minorHAnsi" w:hAnsiTheme="minorHAnsi" w:cstheme="minorHAnsi"/>
                <w:sz w:val="18"/>
                <w:szCs w:val="18"/>
              </w:rPr>
            </w:pPr>
          </w:p>
          <w:p w14:paraId="1FCE10E4" w14:textId="1EB6B053"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Pr="007262E3">
              <w:rPr>
                <w:rFonts w:asciiTheme="minorHAnsi" w:hAnsiTheme="minorHAnsi" w:cstheme="minorHAnsi"/>
                <w:sz w:val="18"/>
                <w:szCs w:val="18"/>
              </w:rPr>
              <w:t>transforms</w:t>
            </w:r>
            <w:r>
              <w:rPr>
                <w:rFonts w:asciiTheme="minorHAnsi" w:hAnsiTheme="minorHAnsi" w:cstheme="minorHAnsi"/>
                <w:sz w:val="18"/>
                <w:szCs w:val="18"/>
              </w:rPr>
              <w:t xml:space="preserve"> </w:t>
            </w:r>
            <w:r w:rsidRPr="006C5B2D">
              <w:rPr>
                <w:rFonts w:asciiTheme="minorHAnsi" w:hAnsiTheme="minorHAnsi" w:cstheme="minorHAnsi"/>
                <w:sz w:val="18"/>
                <w:szCs w:val="18"/>
              </w:rPr>
              <w:t xml:space="preserve">raster geodata from one projection to another. The tool uses the standard ArcGIS ‘Project Rasters (Data Management)’ tool. For more detailed help see </w:t>
            </w:r>
            <w:hyperlink r:id="rId99" w:history="1">
              <w:r w:rsidRPr="00834621">
                <w:rPr>
                  <w:rStyle w:val="Hyperlink"/>
                  <w:rFonts w:asciiTheme="minorHAnsi" w:hAnsiTheme="minorHAnsi" w:cstheme="minorHAnsi"/>
                  <w:sz w:val="18"/>
                  <w:szCs w:val="18"/>
                </w:rPr>
                <w:t>ESRI Help for the ‘Project Rasters (Data Management)’ tool.</w:t>
              </w:r>
            </w:hyperlink>
          </w:p>
          <w:p w14:paraId="3F6AC7C8" w14:textId="77777777" w:rsidR="00641F8D" w:rsidRPr="004C37F8" w:rsidRDefault="00641F8D" w:rsidP="009A0BD9">
            <w:pPr>
              <w:pStyle w:val="NormalWeb"/>
              <w:spacing w:before="0" w:beforeAutospacing="0" w:after="0" w:afterAutospacing="0"/>
              <w:rPr>
                <w:rFonts w:asciiTheme="minorHAnsi" w:hAnsiTheme="minorHAnsi" w:cstheme="minorHAnsi"/>
                <w:sz w:val="18"/>
                <w:szCs w:val="18"/>
              </w:rPr>
            </w:pPr>
          </w:p>
          <w:p w14:paraId="7E7F0C09"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6AFDA0F0" w14:textId="77777777" w:rsidR="00641F8D" w:rsidRPr="004C37F8" w:rsidRDefault="00641F8D" w:rsidP="009A0BD9">
            <w:pPr>
              <w:rPr>
                <w:rFonts w:asciiTheme="minorHAnsi" w:hAnsiTheme="minorHAnsi" w:cstheme="minorHAnsi"/>
                <w:b/>
                <w:sz w:val="18"/>
                <w:szCs w:val="18"/>
              </w:rPr>
            </w:pPr>
          </w:p>
          <w:p w14:paraId="1F141824"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60EEE7C8" w14:textId="77777777" w:rsidR="00641F8D" w:rsidRDefault="00641F8D" w:rsidP="009A0BD9">
            <w:pPr>
              <w:rPr>
                <w:rFonts w:asciiTheme="minorHAnsi" w:hAnsiTheme="minorHAnsi" w:cstheme="minorHAnsi"/>
                <w:sz w:val="18"/>
                <w:szCs w:val="18"/>
              </w:rPr>
            </w:pPr>
          </w:p>
          <w:p w14:paraId="483EC12B" w14:textId="3E1E986B"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 xml:space="preserve">Output </w:t>
            </w:r>
            <w:del w:id="207" w:author="Tom Barrett" w:date="2017-05-05T11:45:00Z">
              <w:r w:rsidDel="00E61D9A">
                <w:rPr>
                  <w:rFonts w:asciiTheme="minorHAnsi" w:hAnsiTheme="minorHAnsi" w:cstheme="minorHAnsi"/>
                  <w:b/>
                  <w:sz w:val="18"/>
                  <w:szCs w:val="18"/>
                </w:rPr>
                <w:delText xml:space="preserve">Coordinate </w:delText>
              </w:r>
              <w:r w:rsidRPr="009C230C" w:rsidDel="00E61D9A">
                <w:rPr>
                  <w:rFonts w:asciiTheme="minorHAnsi" w:hAnsiTheme="minorHAnsi" w:cstheme="minorHAnsi"/>
                  <w:b/>
                  <w:sz w:val="18"/>
                  <w:szCs w:val="18"/>
                </w:rPr>
                <w:delText>System</w:delText>
              </w:r>
            </w:del>
            <w:ins w:id="208" w:author="Tom Barrett" w:date="2017-05-05T11:45:00Z">
              <w:r w:rsidR="00E61D9A">
                <w:rPr>
                  <w:rFonts w:asciiTheme="minorHAnsi" w:hAnsiTheme="minorHAnsi" w:cstheme="minorHAnsi"/>
                  <w:b/>
                  <w:sz w:val="18"/>
                  <w:szCs w:val="18"/>
                </w:rPr>
                <w:t>Spatial Reference</w:t>
              </w:r>
            </w:ins>
            <w:r w:rsidRPr="009C230C">
              <w:rPr>
                <w:rFonts w:asciiTheme="minorHAnsi" w:hAnsiTheme="minorHAnsi" w:cstheme="minorHAnsi"/>
                <w:b/>
                <w:sz w:val="18"/>
                <w:szCs w:val="18"/>
              </w:rPr>
              <w:t xml:space="preserve">: </w:t>
            </w:r>
            <w:r w:rsidRPr="009C230C">
              <w:rPr>
                <w:rFonts w:asciiTheme="minorHAnsi" w:hAnsiTheme="minorHAnsi" w:cstheme="minorHAnsi"/>
                <w:sz w:val="18"/>
                <w:szCs w:val="18"/>
              </w:rPr>
              <w:t>The coordinate system to which the input raster will be projected. The default value is set based on the Output Coordinate System environment setting. If you want to select a coordinate system that differs from the default then click on the list icon to the right and select a new one.</w:t>
            </w:r>
          </w:p>
          <w:p w14:paraId="2A855C79" w14:textId="77777777" w:rsidR="00641F8D" w:rsidRDefault="00641F8D" w:rsidP="009A0BD9">
            <w:pPr>
              <w:rPr>
                <w:rFonts w:asciiTheme="minorHAnsi" w:hAnsiTheme="minorHAnsi" w:cstheme="minorHAnsi"/>
                <w:sz w:val="18"/>
                <w:szCs w:val="18"/>
              </w:rPr>
            </w:pPr>
          </w:p>
          <w:p w14:paraId="59395D3B"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Output Cell Size (optional): </w:t>
            </w:r>
            <w:r w:rsidRPr="006C5B2D">
              <w:rPr>
                <w:rFonts w:asciiTheme="minorHAnsi" w:hAnsiTheme="minorHAnsi" w:cstheme="minorHAnsi"/>
                <w:sz w:val="18"/>
                <w:szCs w:val="18"/>
              </w:rPr>
              <w:t>The cell size for the new raster dataset. The default cell size is the cell size of the selected raster dataset.</w:t>
            </w:r>
            <w:r>
              <w:rPr>
                <w:rFonts w:asciiTheme="minorHAnsi" w:hAnsiTheme="minorHAnsi" w:cstheme="minorHAnsi"/>
                <w:sz w:val="18"/>
                <w:szCs w:val="18"/>
              </w:rPr>
              <w:t xml:space="preserve"> Or you can specify the ‘minimum’ or ‘maximum’ of inputs or a user defined cell size based on the values entered in the input box.</w:t>
            </w:r>
          </w:p>
          <w:p w14:paraId="08BA8105" w14:textId="77777777" w:rsidR="00641F8D" w:rsidRPr="006C5B2D" w:rsidRDefault="00641F8D" w:rsidP="009A0BD9">
            <w:pPr>
              <w:rPr>
                <w:rFonts w:asciiTheme="minorHAnsi" w:hAnsiTheme="minorHAnsi" w:cstheme="minorHAnsi"/>
                <w:sz w:val="18"/>
                <w:szCs w:val="18"/>
              </w:rPr>
            </w:pPr>
          </w:p>
          <w:p w14:paraId="75F45576"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Resampling </w:t>
            </w:r>
            <w:r>
              <w:rPr>
                <w:rFonts w:asciiTheme="minorHAnsi" w:hAnsiTheme="minorHAnsi" w:cstheme="minorHAnsi"/>
                <w:b/>
                <w:sz w:val="18"/>
                <w:szCs w:val="18"/>
              </w:rPr>
              <w:t>Method</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The resampling algorithm to be used. The default is NEAREST. Select from:</w:t>
            </w:r>
          </w:p>
          <w:p w14:paraId="397F75FF"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neighbour assignment </w:t>
            </w:r>
          </w:p>
          <w:p w14:paraId="69DE814A"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1812E2EE"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27987F48" w14:textId="77777777" w:rsidR="00641F8D" w:rsidRPr="006C5B2D" w:rsidRDefault="00641F8D" w:rsidP="009A0BD9">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2057B730" w14:textId="77777777" w:rsidR="00641F8D" w:rsidRPr="006C5B2D" w:rsidRDefault="00641F8D" w:rsidP="009A0BD9">
            <w:pPr>
              <w:rPr>
                <w:rFonts w:asciiTheme="minorHAnsi" w:hAnsiTheme="minorHAnsi" w:cstheme="minorHAnsi"/>
                <w:color w:val="000000"/>
                <w:sz w:val="18"/>
                <w:szCs w:val="18"/>
              </w:rPr>
            </w:pPr>
          </w:p>
          <w:p w14:paraId="601B7198" w14:textId="77777777" w:rsidR="00641F8D" w:rsidRPr="006C5B2D" w:rsidRDefault="00641F8D" w:rsidP="009A0BD9">
            <w:pPr>
              <w:rPr>
                <w:rFonts w:asciiTheme="minorHAnsi" w:hAnsiTheme="minorHAnsi" w:cstheme="minorHAnsi"/>
                <w:color w:val="000000"/>
                <w:sz w:val="18"/>
                <w:szCs w:val="18"/>
              </w:rPr>
            </w:pPr>
            <w:r w:rsidRPr="006C5B2D">
              <w:rPr>
                <w:rFonts w:asciiTheme="minorHAnsi" w:hAnsiTheme="minorHAnsi" w:cstheme="minorHAnsi"/>
                <w:color w:val="000000"/>
                <w:sz w:val="18"/>
                <w:szCs w:val="18"/>
              </w:rPr>
              <w:lastRenderedPageBreak/>
              <w:t>The NEAREST and MAJORITY options are used for categorical data, such as a land-use classification. The NEAREST option is the default since it is the quickest and also because it will not change the cell values. Do not use NEAREST or MAJORITY for continuous data, such as elevation surfaces. The BILINEAR option and the CUBIC option are most appropriate for continuous data. It is not recommended that BILINEAR or CUBIC be used with categorical geodata because the cell values may be altered</w:t>
            </w:r>
          </w:p>
          <w:p w14:paraId="17E1C729" w14:textId="77777777" w:rsidR="00641F8D" w:rsidRPr="006C5B2D" w:rsidRDefault="00641F8D" w:rsidP="009A0BD9">
            <w:pPr>
              <w:rPr>
                <w:rFonts w:asciiTheme="minorHAnsi" w:hAnsiTheme="minorHAnsi" w:cstheme="minorHAnsi"/>
                <w:sz w:val="18"/>
                <w:szCs w:val="18"/>
              </w:rPr>
            </w:pPr>
          </w:p>
          <w:p w14:paraId="18CB4DD3"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4A75468F" w14:textId="77777777" w:rsidR="00641F8D" w:rsidRPr="006C5B2D" w:rsidRDefault="00641F8D" w:rsidP="009A0BD9">
            <w:pPr>
              <w:rPr>
                <w:rFonts w:asciiTheme="minorHAnsi" w:hAnsiTheme="minorHAnsi" w:cstheme="minorHAnsi"/>
                <w:color w:val="000000"/>
                <w:sz w:val="18"/>
                <w:szCs w:val="18"/>
              </w:rPr>
            </w:pPr>
          </w:p>
          <w:p w14:paraId="1020AA8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03BAB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C2D5EE1"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39D9A22"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02ECD44"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3E85650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1E8251CE"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8891A84"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0ECAE2CB"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86B3900" w14:textId="77777777" w:rsidR="00641F8D" w:rsidRDefault="00641F8D" w:rsidP="009A0BD9"/>
          <w:p w14:paraId="56FB0F06" w14:textId="7AFC824A" w:rsidR="00E61D9A" w:rsidRPr="00BF5C3A" w:rsidRDefault="00E61D9A" w:rsidP="00E61D9A">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w:t>
            </w:r>
            <w:r>
              <w:rPr>
                <w:rFonts w:asciiTheme="minorHAnsi" w:hAnsiTheme="minorHAnsi" w:cstheme="minorHAnsi"/>
                <w:b/>
                <w:color w:val="000020"/>
                <w:sz w:val="18"/>
                <w:szCs w:val="18"/>
              </w:rPr>
              <w:t>&gt;&gt;</w:t>
            </w:r>
          </w:p>
          <w:p w14:paraId="3820E1FA" w14:textId="77777777" w:rsidR="00E61D9A" w:rsidRPr="006C5B2D" w:rsidRDefault="00E61D9A" w:rsidP="00E61D9A">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Registration Point (optional): </w:t>
            </w:r>
            <w:r w:rsidRPr="006C5B2D">
              <w:rPr>
                <w:rFonts w:asciiTheme="minorHAnsi" w:hAnsiTheme="minorHAnsi" w:cstheme="minorHAnsi"/>
                <w:sz w:val="18"/>
                <w:szCs w:val="18"/>
              </w:rPr>
              <w:t>The x and y coordinates (in the output s</w:t>
            </w:r>
            <w:r>
              <w:rPr>
                <w:rFonts w:asciiTheme="minorHAnsi" w:hAnsiTheme="minorHAnsi" w:cstheme="minorHAnsi"/>
                <w:sz w:val="18"/>
                <w:szCs w:val="18"/>
              </w:rPr>
              <w:t xml:space="preserve">pace) used for pixel alignment. </w:t>
            </w:r>
            <w:r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 The Snap Raster environment setting will take priority over the Registration Point parameter. Therefore, if you want to set the registration point, make sure that Snap Raster is not set.</w:t>
            </w:r>
          </w:p>
          <w:p w14:paraId="50F25794" w14:textId="77777777" w:rsidR="00CC371A" w:rsidRPr="00CC371A" w:rsidRDefault="00CC371A" w:rsidP="00CC371A">
            <w:pPr>
              <w:pStyle w:val="NormalWeb"/>
              <w:rPr>
                <w:ins w:id="209" w:author="Tom Barrett" w:date="2017-05-05T11:48:00Z"/>
                <w:rFonts w:asciiTheme="minorHAnsi" w:hAnsiTheme="minorHAnsi" w:cstheme="minorHAnsi"/>
                <w:sz w:val="18"/>
                <w:szCs w:val="18"/>
              </w:rPr>
            </w:pPr>
            <w:ins w:id="210" w:author="Tom Barrett" w:date="2017-05-05T11:48:00Z">
              <w:r>
                <w:rPr>
                  <w:rFonts w:asciiTheme="minorHAnsi" w:hAnsiTheme="minorHAnsi" w:cstheme="minorHAnsi"/>
                  <w:b/>
                  <w:sz w:val="18"/>
                  <w:szCs w:val="18"/>
                </w:rPr>
                <w:t>Transformation Overrides</w:t>
              </w:r>
              <w:r w:rsidRPr="00CC371A">
                <w:rPr>
                  <w:rFonts w:asciiTheme="minorHAnsi" w:hAnsiTheme="minorHAnsi" w:cstheme="minorHAnsi"/>
                  <w:b/>
                  <w:sz w:val="18"/>
                  <w:szCs w:val="18"/>
                </w:rPr>
                <w:t xml:space="preserve"> (optional): </w:t>
              </w:r>
              <w:r w:rsidRPr="00CC371A">
                <w:rPr>
                  <w:rFonts w:asciiTheme="minorHAnsi" w:hAnsiTheme="minorHAnsi" w:cstheme="minorHAnsi"/>
                  <w:color w:val="auto"/>
                  <w:sz w:val="18"/>
                  <w:szCs w:val="18"/>
                </w:rPr>
                <w:t xml:space="preserve">The transformation method used between two geographic systems or </w:t>
              </w:r>
              <w:proofErr w:type="spellStart"/>
              <w:r w:rsidRPr="00CC371A">
                <w:rPr>
                  <w:rFonts w:asciiTheme="minorHAnsi" w:hAnsiTheme="minorHAnsi" w:cstheme="minorHAnsi"/>
                  <w:color w:val="auto"/>
                  <w:sz w:val="18"/>
                  <w:szCs w:val="18"/>
                </w:rPr>
                <w:t>datums</w:t>
              </w:r>
              <w:proofErr w:type="spellEnd"/>
              <w:r w:rsidRPr="00CC371A">
                <w:rPr>
                  <w:rFonts w:asciiTheme="minorHAnsi" w:hAnsiTheme="minorHAnsi" w:cstheme="minorHAnsi"/>
                  <w:color w:val="auto"/>
                  <w:sz w:val="18"/>
                  <w:szCs w:val="18"/>
                </w:rPr>
                <w:t>.</w:t>
              </w:r>
              <w:r>
                <w:rPr>
                  <w:rFonts w:asciiTheme="minorHAnsi" w:hAnsiTheme="minorHAnsi" w:cstheme="minorHAnsi"/>
                  <w:color w:val="auto"/>
                  <w:sz w:val="18"/>
                  <w:szCs w:val="18"/>
                </w:rPr>
                <w:t xml:space="preserve"> </w:t>
              </w:r>
              <w:r w:rsidRPr="00CC371A">
                <w:rPr>
                  <w:rFonts w:asciiTheme="minorHAnsi" w:hAnsiTheme="minorHAnsi" w:cstheme="minorHAnsi"/>
                  <w:sz w:val="18"/>
                  <w:szCs w:val="18"/>
                </w:rPr>
                <w:t>The geographic transformation is optional when the input and output coordinate systems have the same datum. If the input and output datum are different, a geographic transformation needs to be specified.</w:t>
              </w:r>
              <w:r>
                <w:rPr>
                  <w:rFonts w:asciiTheme="minorHAnsi" w:hAnsiTheme="minorHAnsi" w:cstheme="minorHAnsi"/>
                  <w:sz w:val="18"/>
                  <w:szCs w:val="18"/>
                </w:rPr>
                <w:t xml:space="preserve"> </w:t>
              </w:r>
              <w:r w:rsidRPr="00CC371A">
                <w:rPr>
                  <w:rFonts w:asciiTheme="minorHAnsi" w:hAnsiTheme="minorHAnsi" w:cstheme="minorHAnsi"/>
                  <w:sz w:val="18"/>
                  <w:szCs w:val="18"/>
                </w:rPr>
                <w:t>For information on each supported geographic (datum) transformations, see the geographic_transformations.pdf file to be found in the \Documentation folder of your ArcGIS installation.</w:t>
              </w:r>
            </w:ins>
          </w:p>
          <w:p w14:paraId="4CC8A614" w14:textId="77777777" w:rsidR="00E61D9A" w:rsidRPr="00CC371A" w:rsidRDefault="00E61D9A" w:rsidP="00E61D9A">
            <w:pPr>
              <w:autoSpaceDE w:val="0"/>
              <w:autoSpaceDN w:val="0"/>
              <w:adjustRightInd w:val="0"/>
              <w:rPr>
                <w:rFonts w:asciiTheme="minorHAnsi" w:hAnsiTheme="minorHAnsi" w:cstheme="minorHAnsi"/>
                <w:b/>
                <w:color w:val="000020"/>
                <w:sz w:val="18"/>
                <w:szCs w:val="18"/>
              </w:rPr>
            </w:pPr>
            <w:r w:rsidRPr="00CC371A">
              <w:rPr>
                <w:rFonts w:asciiTheme="minorHAnsi" w:hAnsiTheme="minorHAnsi" w:cstheme="minorHAnsi"/>
                <w:color w:val="000020"/>
                <w:sz w:val="18"/>
                <w:szCs w:val="18"/>
              </w:rPr>
              <w:lastRenderedPageBreak/>
              <w:t>&lt;&lt;</w:t>
            </w:r>
            <w:r w:rsidRPr="00CC371A">
              <w:rPr>
                <w:rFonts w:asciiTheme="minorHAnsi" w:hAnsiTheme="minorHAnsi" w:cstheme="minorHAnsi"/>
                <w:b/>
                <w:color w:val="000020"/>
                <w:sz w:val="18"/>
                <w:szCs w:val="18"/>
              </w:rPr>
              <w:t>Output Filename Affixes&gt;&gt;</w:t>
            </w:r>
          </w:p>
          <w:p w14:paraId="489832CB" w14:textId="77777777" w:rsidR="00E61D9A" w:rsidRPr="00CC371A" w:rsidRDefault="00E61D9A" w:rsidP="00E61D9A">
            <w:pPr>
              <w:autoSpaceDE w:val="0"/>
              <w:autoSpaceDN w:val="0"/>
              <w:adjustRightInd w:val="0"/>
              <w:rPr>
                <w:rFonts w:asciiTheme="minorHAnsi" w:hAnsiTheme="minorHAnsi" w:cstheme="minorHAnsi"/>
                <w:color w:val="000020"/>
                <w:sz w:val="18"/>
                <w:szCs w:val="18"/>
              </w:rPr>
            </w:pPr>
            <w:r w:rsidRPr="00CC371A">
              <w:rPr>
                <w:rFonts w:asciiTheme="minorHAnsi" w:hAnsiTheme="minorHAnsi" w:cstheme="minorHAnsi"/>
                <w:b/>
                <w:color w:val="000020"/>
                <w:sz w:val="18"/>
                <w:szCs w:val="18"/>
              </w:rPr>
              <w:t>Output Filename Prefix (optional):</w:t>
            </w:r>
            <w:r w:rsidRPr="00CC371A">
              <w:rPr>
                <w:rFonts w:asciiTheme="minorHAnsi" w:hAnsiTheme="minorHAnsi" w:cstheme="minorHAnsi"/>
                <w:color w:val="000020"/>
                <w:sz w:val="18"/>
                <w:szCs w:val="18"/>
              </w:rPr>
              <w:t xml:space="preserve"> Any text you enter in this input box will be added as a prefix (at the beginning) for all output file names.</w:t>
            </w:r>
          </w:p>
          <w:p w14:paraId="11E1744F" w14:textId="77777777" w:rsidR="00E61D9A" w:rsidRPr="00CC371A" w:rsidRDefault="00E61D9A" w:rsidP="00E61D9A">
            <w:pPr>
              <w:autoSpaceDE w:val="0"/>
              <w:autoSpaceDN w:val="0"/>
              <w:adjustRightInd w:val="0"/>
              <w:rPr>
                <w:rFonts w:asciiTheme="minorHAnsi" w:hAnsiTheme="minorHAnsi" w:cstheme="minorHAnsi"/>
                <w:color w:val="000020"/>
                <w:sz w:val="18"/>
                <w:szCs w:val="18"/>
              </w:rPr>
            </w:pPr>
          </w:p>
          <w:p w14:paraId="1137B705" w14:textId="77777777" w:rsidR="00E61D9A" w:rsidRDefault="00E61D9A" w:rsidP="00E61D9A">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647671C4" w14:textId="77777777" w:rsidR="00641F8D" w:rsidRPr="00817F86" w:rsidRDefault="00943AA9" w:rsidP="009A0BD9">
            <w:pPr>
              <w:jc w:val="right"/>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EF751F5" w14:textId="77777777" w:rsidR="00641F8D" w:rsidRPr="006C5B2D" w:rsidRDefault="00641F8D" w:rsidP="009A0BD9">
            <w:pPr>
              <w:rPr>
                <w:rFonts w:asciiTheme="minorHAnsi" w:hAnsiTheme="minorHAnsi" w:cstheme="minorHAnsi"/>
                <w:sz w:val="18"/>
                <w:szCs w:val="18"/>
              </w:rPr>
            </w:pPr>
          </w:p>
        </w:tc>
      </w:tr>
    </w:tbl>
    <w:p w14:paraId="3BA16F20" w14:textId="77777777" w:rsidR="00641F8D" w:rsidRDefault="00641F8D" w:rsidP="00641F8D"/>
    <w:p w14:paraId="4CE3922B" w14:textId="77777777" w:rsidR="001C6580" w:rsidRDefault="001C6580" w:rsidP="00641F8D"/>
    <w:p w14:paraId="0CE1E5C2" w14:textId="77777777" w:rsidR="00641F8D" w:rsidRPr="008D78B4" w:rsidRDefault="00641F8D" w:rsidP="00641F8D">
      <w:pPr>
        <w:pStyle w:val="Heading3"/>
      </w:pPr>
      <w:bookmarkStart w:id="211" w:name="_Raster_&gt;_Resample"/>
      <w:bookmarkStart w:id="212" w:name="_Toc476903421"/>
      <w:bookmarkEnd w:id="211"/>
      <w:r>
        <w:t>Raster &gt; Resample</w:t>
      </w:r>
      <w:bookmarkEnd w:id="212"/>
    </w:p>
    <w:tbl>
      <w:tblPr>
        <w:tblStyle w:val="TableGrid"/>
        <w:tblW w:w="0" w:type="auto"/>
        <w:tblLook w:val="04A0" w:firstRow="1" w:lastRow="0" w:firstColumn="1" w:lastColumn="0" w:noHBand="0" w:noVBand="1"/>
      </w:tblPr>
      <w:tblGrid>
        <w:gridCol w:w="3186"/>
        <w:gridCol w:w="10762"/>
      </w:tblGrid>
      <w:tr w:rsidR="00641F8D" w:rsidRPr="00290089" w14:paraId="157DA6BD" w14:textId="77777777" w:rsidTr="009A0BD9">
        <w:tc>
          <w:tcPr>
            <w:tcW w:w="1696" w:type="dxa"/>
          </w:tcPr>
          <w:p w14:paraId="5137F980" w14:textId="77777777" w:rsidR="00641F8D" w:rsidRPr="00290089" w:rsidRDefault="00641F8D" w:rsidP="009A0BD9">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B6B7BEA" w14:textId="77777777" w:rsidR="00641F8D" w:rsidRPr="00290089" w:rsidRDefault="00641F8D" w:rsidP="009A0BD9">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641F8D" w:rsidRPr="00290089" w14:paraId="33D5BB86" w14:textId="77777777" w:rsidTr="009A0BD9">
        <w:tc>
          <w:tcPr>
            <w:tcW w:w="1696" w:type="dxa"/>
          </w:tcPr>
          <w:p w14:paraId="10725557" w14:textId="77777777" w:rsidR="00641F8D" w:rsidRPr="00290089" w:rsidRDefault="00641F8D" w:rsidP="009A0BD9">
            <w:pPr>
              <w:rPr>
                <w:rFonts w:asciiTheme="minorHAnsi" w:hAnsiTheme="minorHAnsi" w:cstheme="minorHAnsi"/>
                <w:sz w:val="18"/>
                <w:szCs w:val="18"/>
              </w:rPr>
            </w:pPr>
          </w:p>
          <w:p w14:paraId="0D409252" w14:textId="35BA82F3" w:rsidR="00641F8D" w:rsidRPr="00290089" w:rsidRDefault="00641F8D" w:rsidP="009A0BD9">
            <w:pPr>
              <w:rPr>
                <w:rFonts w:asciiTheme="minorHAnsi" w:hAnsiTheme="minorHAnsi" w:cstheme="minorHAnsi"/>
                <w:sz w:val="18"/>
                <w:szCs w:val="18"/>
              </w:rPr>
            </w:pPr>
            <w:r w:rsidRPr="00290089">
              <w:rPr>
                <w:rFonts w:asciiTheme="minorHAnsi" w:hAnsiTheme="minorHAnsi" w:cstheme="minorHAnsi"/>
                <w:noProof/>
                <w:sz w:val="18"/>
                <w:szCs w:val="18"/>
              </w:rPr>
              <mc:AlternateContent>
                <mc:Choice Requires="wps">
                  <w:drawing>
                    <wp:anchor distT="0" distB="0" distL="114300" distR="114300" simplePos="0" relativeHeight="251811840" behindDoc="0" locked="0" layoutInCell="1" allowOverlap="1" wp14:anchorId="598CA88B" wp14:editId="14E43BC9">
                      <wp:simplePos x="0" y="0"/>
                      <wp:positionH relativeFrom="column">
                        <wp:posOffset>369125</wp:posOffset>
                      </wp:positionH>
                      <wp:positionV relativeFrom="paragraph">
                        <wp:posOffset>2208417</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15C4477" id="Oval 104" o:spid="_x0000_s1026" style="position:absolute;margin-left:29.05pt;margin-top:173.9pt;width:88.25pt;height:18.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" filled="f" strokecolor="red" strokeweight="2pt"/>
                  </w:pict>
                </mc:Fallback>
              </mc:AlternateContent>
            </w:r>
            <w:r w:rsidR="00104A69">
              <w:rPr>
                <w:noProof/>
              </w:rPr>
              <w:drawing>
                <wp:inline distT="0" distB="0" distL="0" distR="0" wp14:anchorId="4F3E73B3" wp14:editId="29E9888C">
                  <wp:extent cx="1876425" cy="33337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76425" cy="3333750"/>
                          </a:xfrm>
                          <a:prstGeom prst="rect">
                            <a:avLst/>
                          </a:prstGeom>
                        </pic:spPr>
                      </pic:pic>
                    </a:graphicData>
                  </a:graphic>
                </wp:inline>
              </w:drawing>
            </w:r>
          </w:p>
        </w:tc>
        <w:tc>
          <w:tcPr>
            <w:tcW w:w="12191" w:type="dxa"/>
          </w:tcPr>
          <w:p w14:paraId="013A119C" w14:textId="77777777" w:rsidR="00641F8D" w:rsidRPr="00290089" w:rsidRDefault="00641F8D" w:rsidP="009A0BD9">
            <w:pPr>
              <w:rPr>
                <w:rFonts w:asciiTheme="minorHAnsi" w:hAnsiTheme="minorHAnsi" w:cstheme="minorHAnsi"/>
                <w:sz w:val="18"/>
                <w:szCs w:val="18"/>
              </w:rPr>
            </w:pPr>
          </w:p>
          <w:p w14:paraId="2BC23B88" w14:textId="45F8AE43" w:rsidR="00641F8D" w:rsidRPr="00290089" w:rsidRDefault="00641F8D"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This tool alters the raster geodata by changing the cell size and resampling method. The tool uses the standard ArcGIS Resample (Data Management) tool. For more detailed help see</w:t>
            </w:r>
            <w:r>
              <w:rPr>
                <w:rFonts w:asciiTheme="minorHAnsi" w:hAnsiTheme="minorHAnsi" w:cstheme="minorHAnsi"/>
                <w:sz w:val="18"/>
                <w:szCs w:val="18"/>
              </w:rPr>
              <w:t xml:space="preserve"> </w:t>
            </w:r>
            <w:hyperlink r:id="rId100" w:history="1">
              <w:r w:rsidRPr="000C3CA3">
                <w:rPr>
                  <w:rStyle w:val="Hyperlink"/>
                  <w:rFonts w:asciiTheme="minorHAnsi" w:hAnsiTheme="minorHAnsi" w:cstheme="minorHAnsi"/>
                  <w:sz w:val="18"/>
                  <w:szCs w:val="18"/>
                </w:rPr>
                <w:t>ESRI Help for the ‘Resample (Data Management)’ tool (ArcGIS 10.4).</w:t>
              </w:r>
            </w:hyperlink>
          </w:p>
          <w:p w14:paraId="55728A2D" w14:textId="77777777" w:rsidR="00641F8D" w:rsidRPr="000C3CA3" w:rsidRDefault="00641F8D" w:rsidP="009A0BD9">
            <w:pPr>
              <w:rPr>
                <w:rFonts w:asciiTheme="minorHAnsi" w:hAnsiTheme="minorHAnsi" w:cstheme="minorHAnsi"/>
                <w:color w:val="000000" w:themeColor="text1"/>
                <w:sz w:val="18"/>
                <w:szCs w:val="18"/>
              </w:rPr>
            </w:pPr>
          </w:p>
          <w:p w14:paraId="3F45463A" w14:textId="5FA3FB61" w:rsidR="00810C3E" w:rsidRPr="000C3CA3" w:rsidRDefault="000C3CA3" w:rsidP="00810C3E">
            <w:pPr>
              <w:rPr>
                <w:ins w:id="213" w:author="Tom Barrett" w:date="2017-03-30T08:59:00Z"/>
                <w:rFonts w:asciiTheme="minorHAnsi" w:hAnsiTheme="minorHAnsi" w:cstheme="minorHAnsi"/>
                <w:i/>
                <w:color w:val="000000" w:themeColor="text1"/>
                <w:sz w:val="18"/>
                <w:szCs w:val="18"/>
              </w:rPr>
            </w:pPr>
            <w:r w:rsidRPr="008A5E8B">
              <w:rPr>
                <w:rFonts w:asciiTheme="minorHAnsi" w:hAnsiTheme="minorHAnsi" w:cstheme="minorHAnsi"/>
                <w:b/>
                <w:i/>
                <w:color w:val="FF0000"/>
                <w:sz w:val="18"/>
                <w:szCs w:val="18"/>
              </w:rPr>
              <w:t>TIP</w:t>
            </w:r>
            <w:ins w:id="214" w:author="Tom Barrett" w:date="2017-03-30T08:59:00Z">
              <w:r w:rsidR="00810C3E">
                <w:rPr>
                  <w:rFonts w:asciiTheme="minorHAnsi" w:hAnsiTheme="minorHAnsi" w:cstheme="minorHAnsi"/>
                  <w:b/>
                  <w:i/>
                  <w:color w:val="FF0000"/>
                  <w:sz w:val="18"/>
                  <w:szCs w:val="18"/>
                </w:rPr>
                <w:t>#1</w:t>
              </w:r>
            </w:ins>
            <w:r w:rsidRPr="008A5E8B">
              <w:rPr>
                <w:rFonts w:asciiTheme="minorHAnsi" w:hAnsiTheme="minorHAnsi" w:cstheme="minorHAnsi"/>
                <w:b/>
                <w:i/>
                <w:color w:val="FF0000"/>
                <w:sz w:val="18"/>
                <w:szCs w:val="18"/>
              </w:rPr>
              <w:t xml:space="preserve">: </w:t>
            </w:r>
            <w:r w:rsidRPr="008A5E8B">
              <w:rPr>
                <w:rFonts w:asciiTheme="minorHAnsi" w:hAnsiTheme="minorHAnsi" w:cstheme="minorHAnsi"/>
                <w:i/>
                <w:sz w:val="18"/>
                <w:szCs w:val="18"/>
              </w:rPr>
              <w:t xml:space="preserve"> </w:t>
            </w:r>
            <w:ins w:id="215" w:author="Tom Barrett" w:date="2017-03-30T08:59:00Z">
              <w:r w:rsidR="00810C3E">
                <w:rPr>
                  <w:rFonts w:asciiTheme="minorHAnsi" w:hAnsiTheme="minorHAnsi" w:cstheme="minorHAnsi"/>
                  <w:i/>
                  <w:color w:val="000000" w:themeColor="text1"/>
                  <w:sz w:val="18"/>
                  <w:szCs w:val="18"/>
                  <w:lang w:val="en"/>
                </w:rPr>
                <w:t>The output data set will remain in the same projection as the input.</w:t>
              </w:r>
            </w:ins>
          </w:p>
          <w:p w14:paraId="3C30F29A" w14:textId="77777777" w:rsidR="00810C3E" w:rsidRDefault="00810C3E" w:rsidP="009A0BD9">
            <w:pPr>
              <w:rPr>
                <w:ins w:id="216" w:author="Tom Barrett" w:date="2017-03-30T08:59:00Z"/>
                <w:rFonts w:asciiTheme="minorHAnsi" w:hAnsiTheme="minorHAnsi" w:cstheme="minorHAnsi"/>
                <w:i/>
                <w:sz w:val="18"/>
                <w:szCs w:val="18"/>
              </w:rPr>
            </w:pPr>
          </w:p>
          <w:p w14:paraId="792A7B88" w14:textId="3E9175A1" w:rsidR="000C3CA3" w:rsidRPr="00DF10A2" w:rsidRDefault="00810C3E" w:rsidP="009A0BD9">
            <w:pPr>
              <w:rPr>
                <w:rFonts w:asciiTheme="minorHAnsi" w:hAnsiTheme="minorHAnsi" w:cstheme="minorHAnsi"/>
                <w:i/>
                <w:color w:val="000000" w:themeColor="text1"/>
                <w:sz w:val="18"/>
                <w:szCs w:val="18"/>
              </w:rPr>
            </w:pPr>
            <w:ins w:id="217" w:author="Tom Barrett" w:date="2017-03-30T08:59:00Z">
              <w:r w:rsidRPr="00DF10A2">
                <w:rPr>
                  <w:rFonts w:asciiTheme="minorHAnsi" w:hAnsiTheme="minorHAnsi" w:cstheme="minorHAnsi"/>
                  <w:b/>
                  <w:i/>
                  <w:color w:val="FF0000"/>
                  <w:sz w:val="18"/>
                  <w:szCs w:val="18"/>
                </w:rPr>
                <w:t xml:space="preserve">TIP#2: </w:t>
              </w:r>
            </w:ins>
            <w:r w:rsidR="000C3CA3" w:rsidRPr="00DF10A2">
              <w:rPr>
                <w:rFonts w:asciiTheme="minorHAnsi" w:hAnsiTheme="minorHAnsi" w:cstheme="minorHAnsi"/>
                <w:i/>
                <w:sz w:val="18"/>
                <w:szCs w:val="18"/>
              </w:rPr>
              <w:t xml:space="preserve">Note that output grid will not </w:t>
            </w:r>
            <w:ins w:id="218" w:author="Tom Barrett" w:date="2017-03-30T08:54:00Z">
              <w:r w:rsidRPr="00DF10A2">
                <w:rPr>
                  <w:rFonts w:asciiTheme="minorHAnsi" w:hAnsiTheme="minorHAnsi" w:cstheme="minorHAnsi"/>
                  <w:i/>
                  <w:sz w:val="18"/>
                  <w:szCs w:val="18"/>
                </w:rPr>
                <w:t>be clipped to the</w:t>
              </w:r>
            </w:ins>
            <w:ins w:id="219" w:author="Tom Barrett" w:date="2017-03-30T09:02:00Z">
              <w:r w:rsidRPr="00DF10A2">
                <w:rPr>
                  <w:rFonts w:asciiTheme="minorHAnsi" w:hAnsiTheme="minorHAnsi" w:cstheme="minorHAnsi"/>
                  <w:i/>
                  <w:sz w:val="18"/>
                  <w:szCs w:val="18"/>
                </w:rPr>
                <w:t xml:space="preserve"> ‘Processing Extent’ </w:t>
              </w:r>
            </w:ins>
            <w:r w:rsidR="000C3CA3" w:rsidRPr="00DF10A2">
              <w:rPr>
                <w:rFonts w:asciiTheme="minorHAnsi" w:hAnsiTheme="minorHAnsi" w:cstheme="minorHAnsi"/>
                <w:i/>
                <w:sz w:val="18"/>
                <w:szCs w:val="18"/>
              </w:rPr>
              <w:t>set in ‘</w:t>
            </w:r>
            <w:r w:rsidR="000C3CA3" w:rsidRPr="00DF10A2">
              <w:rPr>
                <w:rFonts w:asciiTheme="minorHAnsi" w:hAnsiTheme="minorHAnsi" w:cstheme="minorHAnsi"/>
                <w:i/>
                <w:color w:val="000000"/>
                <w:sz w:val="18"/>
                <w:szCs w:val="18"/>
                <w:lang w:val="en-US" w:eastAsia="en-US"/>
              </w:rPr>
              <w:t>'Geoprocessing &gt; Environment'.</w:t>
            </w:r>
            <w:ins w:id="220" w:author="Tom Barrett" w:date="2017-03-30T08:55:00Z">
              <w:r w:rsidRPr="00DF10A2">
                <w:rPr>
                  <w:rFonts w:asciiTheme="minorHAnsi" w:hAnsiTheme="minorHAnsi" w:cstheme="minorHAnsi"/>
                  <w:i/>
                  <w:color w:val="000000"/>
                  <w:sz w:val="18"/>
                  <w:szCs w:val="18"/>
                  <w:lang w:val="en-US" w:eastAsia="en-US"/>
                </w:rPr>
                <w:t xml:space="preserve"> If the input grid is </w:t>
              </w:r>
            </w:ins>
            <w:ins w:id="221" w:author="Tom Barrett" w:date="2017-03-30T08:56:00Z">
              <w:r w:rsidRPr="00DF10A2">
                <w:rPr>
                  <w:rFonts w:asciiTheme="minorHAnsi" w:hAnsiTheme="minorHAnsi" w:cstheme="minorHAnsi"/>
                  <w:i/>
                  <w:color w:val="000000"/>
                  <w:sz w:val="18"/>
                  <w:szCs w:val="18"/>
                  <w:lang w:val="en-US" w:eastAsia="en-US"/>
                </w:rPr>
                <w:t>in the</w:t>
              </w:r>
            </w:ins>
            <w:ins w:id="222" w:author="Tom Barrett" w:date="2017-03-30T08:55:00Z">
              <w:r w:rsidRPr="00DF10A2">
                <w:rPr>
                  <w:rFonts w:asciiTheme="minorHAnsi" w:hAnsiTheme="minorHAnsi" w:cstheme="minorHAnsi"/>
                  <w:i/>
                  <w:color w:val="000000"/>
                  <w:sz w:val="18"/>
                  <w:szCs w:val="18"/>
                  <w:lang w:val="en-US" w:eastAsia="en-US"/>
                </w:rPr>
                <w:t xml:space="preserve"> </w:t>
              </w:r>
            </w:ins>
            <w:ins w:id="223" w:author="Tom Barrett" w:date="2017-03-30T08:56:00Z">
              <w:r w:rsidRPr="00DF10A2">
                <w:rPr>
                  <w:rFonts w:asciiTheme="minorHAnsi" w:hAnsiTheme="minorHAnsi" w:cstheme="minorHAnsi"/>
                  <w:i/>
                  <w:color w:val="000000"/>
                  <w:sz w:val="18"/>
                  <w:szCs w:val="18"/>
                  <w:lang w:val="en-US" w:eastAsia="en-US"/>
                </w:rPr>
                <w:t>same projection as that set in</w:t>
              </w:r>
            </w:ins>
            <w:ins w:id="224" w:author="Tom Barrett" w:date="2017-03-30T08:57:00Z">
              <w:r w:rsidRPr="00DF10A2">
                <w:rPr>
                  <w:rFonts w:asciiTheme="minorHAnsi" w:hAnsiTheme="minorHAnsi" w:cstheme="minorHAnsi"/>
                  <w:i/>
                  <w:color w:val="000000"/>
                  <w:sz w:val="18"/>
                  <w:szCs w:val="18"/>
                  <w:lang w:val="en-US" w:eastAsia="en-US"/>
                </w:rPr>
                <w:t xml:space="preserve"> </w:t>
              </w:r>
            </w:ins>
            <w:ins w:id="225" w:author="Tom Barrett" w:date="2017-03-30T08:56:00Z">
              <w:r w:rsidRPr="00DF10A2">
                <w:rPr>
                  <w:rFonts w:asciiTheme="minorHAnsi" w:hAnsiTheme="minorHAnsi" w:cstheme="minorHAnsi"/>
                  <w:i/>
                  <w:color w:val="000000"/>
                  <w:sz w:val="18"/>
                  <w:szCs w:val="18"/>
                  <w:lang w:val="en-US" w:eastAsia="en-US"/>
                </w:rPr>
                <w:t>th</w:t>
              </w:r>
            </w:ins>
            <w:ins w:id="226" w:author="Tom Barrett" w:date="2017-03-30T08:57:00Z">
              <w:r w:rsidRPr="00DF10A2">
                <w:rPr>
                  <w:rFonts w:asciiTheme="minorHAnsi" w:hAnsiTheme="minorHAnsi" w:cstheme="minorHAnsi"/>
                  <w:i/>
                  <w:color w:val="000000"/>
                  <w:sz w:val="18"/>
                  <w:szCs w:val="18"/>
                  <w:lang w:val="en-US" w:eastAsia="en-US"/>
                </w:rPr>
                <w:t>e</w:t>
              </w:r>
            </w:ins>
            <w:ins w:id="227" w:author="Tom Barrett" w:date="2017-03-30T08:56:00Z">
              <w:r w:rsidRPr="00DF10A2">
                <w:rPr>
                  <w:rFonts w:asciiTheme="minorHAnsi" w:hAnsiTheme="minorHAnsi" w:cstheme="minorHAnsi"/>
                  <w:i/>
                  <w:color w:val="000000"/>
                  <w:sz w:val="18"/>
                  <w:szCs w:val="18"/>
                  <w:lang w:val="en-US" w:eastAsia="en-US"/>
                </w:rPr>
                <w:t xml:space="preserve"> Geoprocessing &gt; Environment then t</w:t>
              </w:r>
            </w:ins>
            <w:r w:rsidR="000C3CA3" w:rsidRPr="00DF10A2">
              <w:rPr>
                <w:rFonts w:asciiTheme="minorHAnsi" w:hAnsiTheme="minorHAnsi" w:cstheme="minorHAnsi"/>
                <w:i/>
                <w:color w:val="000000"/>
                <w:sz w:val="18"/>
                <w:szCs w:val="18"/>
                <w:lang w:val="en-US" w:eastAsia="en-US"/>
              </w:rPr>
              <w:t>he</w:t>
            </w:r>
            <w:ins w:id="228" w:author="Tom Barrett" w:date="2017-03-30T09:03:00Z">
              <w:r w:rsidRPr="00DF10A2">
                <w:rPr>
                  <w:rFonts w:asciiTheme="minorHAnsi" w:hAnsiTheme="minorHAnsi" w:cstheme="minorHAnsi"/>
                  <w:i/>
                  <w:color w:val="000000"/>
                  <w:sz w:val="18"/>
                  <w:szCs w:val="18"/>
                  <w:lang w:val="en-US" w:eastAsia="en-US"/>
                </w:rPr>
                <w:t xml:space="preserve"> grid will ‘snap to raster’ and the</w:t>
              </w:r>
            </w:ins>
            <w:r w:rsidR="000C3CA3" w:rsidRPr="00DF10A2">
              <w:rPr>
                <w:rFonts w:asciiTheme="minorHAnsi" w:hAnsiTheme="minorHAnsi" w:cstheme="minorHAnsi"/>
                <w:i/>
                <w:sz w:val="18"/>
                <w:szCs w:val="18"/>
              </w:rPr>
              <w:t xml:space="preserve"> </w:t>
            </w:r>
            <w:r w:rsidR="000C3CA3" w:rsidRPr="00DF10A2">
              <w:rPr>
                <w:rFonts w:asciiTheme="minorHAnsi" w:hAnsiTheme="minorHAnsi" w:cstheme="minorHAnsi"/>
                <w:i/>
                <w:color w:val="000000" w:themeColor="text1"/>
                <w:sz w:val="18"/>
                <w:szCs w:val="18"/>
                <w:lang w:val="en"/>
              </w:rPr>
              <w:t xml:space="preserve">lower </w:t>
            </w:r>
            <w:ins w:id="229" w:author="Tom Barrett" w:date="2017-03-30T08:54:00Z">
              <w:r w:rsidRPr="00DF10A2">
                <w:rPr>
                  <w:rFonts w:asciiTheme="minorHAnsi" w:hAnsiTheme="minorHAnsi" w:cstheme="minorHAnsi"/>
                  <w:i/>
                  <w:color w:val="000000" w:themeColor="text1"/>
                  <w:sz w:val="18"/>
                  <w:szCs w:val="18"/>
                  <w:lang w:val="en"/>
                </w:rPr>
                <w:t xml:space="preserve">right </w:t>
              </w:r>
            </w:ins>
            <w:r w:rsidR="000C3CA3" w:rsidRPr="00DF10A2">
              <w:rPr>
                <w:rFonts w:asciiTheme="minorHAnsi" w:hAnsiTheme="minorHAnsi" w:cstheme="minorHAnsi"/>
                <w:i/>
                <w:color w:val="000000" w:themeColor="text1"/>
                <w:sz w:val="18"/>
                <w:szCs w:val="18"/>
                <w:lang w:val="en"/>
              </w:rPr>
              <w:t xml:space="preserve">corner of the output raster dataset will be the same as the lower </w:t>
            </w:r>
            <w:ins w:id="230" w:author="Tom Barrett" w:date="2017-03-30T08:57:00Z">
              <w:r w:rsidRPr="00DF10A2">
                <w:rPr>
                  <w:rFonts w:asciiTheme="minorHAnsi" w:hAnsiTheme="minorHAnsi" w:cstheme="minorHAnsi"/>
                  <w:i/>
                  <w:color w:val="000000" w:themeColor="text1"/>
                  <w:sz w:val="18"/>
                  <w:szCs w:val="18"/>
                  <w:lang w:val="en"/>
                </w:rPr>
                <w:t xml:space="preserve">right </w:t>
              </w:r>
            </w:ins>
            <w:r w:rsidR="000C3CA3" w:rsidRPr="00DF10A2">
              <w:rPr>
                <w:rFonts w:asciiTheme="minorHAnsi" w:hAnsiTheme="minorHAnsi" w:cstheme="minorHAnsi"/>
                <w:i/>
                <w:color w:val="000000" w:themeColor="text1"/>
                <w:sz w:val="18"/>
                <w:szCs w:val="18"/>
                <w:lang w:val="en"/>
              </w:rPr>
              <w:t xml:space="preserve">corner of the </w:t>
            </w:r>
            <w:ins w:id="231" w:author="Tom Barrett" w:date="2017-03-30T09:03:00Z">
              <w:r w:rsidRPr="00DF10A2">
                <w:rPr>
                  <w:rFonts w:asciiTheme="minorHAnsi" w:hAnsiTheme="minorHAnsi" w:cstheme="minorHAnsi"/>
                  <w:i/>
                  <w:color w:val="000000" w:themeColor="text1"/>
                  <w:sz w:val="18"/>
                  <w:szCs w:val="18"/>
                  <w:lang w:val="en"/>
                </w:rPr>
                <w:t xml:space="preserve">Processing Extent, but the left and top </w:t>
              </w:r>
            </w:ins>
            <w:ins w:id="232" w:author="Tom Barrett" w:date="2017-03-30T09:04:00Z">
              <w:r w:rsidR="00DF10A2" w:rsidRPr="00DF10A2">
                <w:rPr>
                  <w:rFonts w:asciiTheme="minorHAnsi" w:hAnsiTheme="minorHAnsi" w:cstheme="minorHAnsi"/>
                  <w:i/>
                  <w:color w:val="000000" w:themeColor="text1"/>
                  <w:sz w:val="18"/>
                  <w:szCs w:val="18"/>
                  <w:lang w:val="en"/>
                </w:rPr>
                <w:t xml:space="preserve">extents may be larger, but the grid will be aligned to the </w:t>
              </w:r>
            </w:ins>
            <w:ins w:id="233" w:author="Tom Barrett" w:date="2017-03-30T11:07:00Z">
              <w:r w:rsidR="00DF10A2" w:rsidRPr="00DF10A2">
                <w:rPr>
                  <w:rFonts w:asciiTheme="minorHAnsi" w:hAnsiTheme="minorHAnsi" w:cstheme="minorHAnsi"/>
                  <w:i/>
                  <w:color w:val="000000" w:themeColor="text1"/>
                  <w:sz w:val="18"/>
                  <w:szCs w:val="18"/>
                  <w:lang w:val="en"/>
                </w:rPr>
                <w:t>‘snap raster’ setting</w:t>
              </w:r>
            </w:ins>
            <w:del w:id="234" w:author="Tom Barrett" w:date="2017-03-30T11:06:00Z">
              <w:r w:rsidR="000C3CA3" w:rsidRPr="00DF10A2" w:rsidDel="00DF10A2">
                <w:rPr>
                  <w:rFonts w:asciiTheme="minorHAnsi" w:hAnsiTheme="minorHAnsi" w:cstheme="minorHAnsi"/>
                  <w:i/>
                  <w:color w:val="000000" w:themeColor="text1"/>
                  <w:sz w:val="18"/>
                  <w:szCs w:val="18"/>
                  <w:lang w:val="en"/>
                </w:rPr>
                <w:delText>.</w:delText>
              </w:r>
            </w:del>
          </w:p>
          <w:p w14:paraId="6DD20DAF" w14:textId="77777777" w:rsidR="000C3CA3" w:rsidRDefault="000C3CA3" w:rsidP="009A0BD9">
            <w:pPr>
              <w:rPr>
                <w:rFonts w:asciiTheme="minorHAnsi" w:hAnsiTheme="minorHAnsi" w:cstheme="minorHAnsi"/>
                <w:sz w:val="18"/>
                <w:szCs w:val="18"/>
              </w:rPr>
            </w:pPr>
          </w:p>
          <w:p w14:paraId="262BC76A"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88DEE3E" w14:textId="77777777" w:rsidR="00641F8D" w:rsidRPr="004C37F8" w:rsidRDefault="00641F8D" w:rsidP="009A0BD9">
            <w:pPr>
              <w:rPr>
                <w:rFonts w:asciiTheme="minorHAnsi" w:hAnsiTheme="minorHAnsi" w:cstheme="minorHAnsi"/>
                <w:b/>
                <w:sz w:val="18"/>
                <w:szCs w:val="18"/>
              </w:rPr>
            </w:pPr>
          </w:p>
          <w:p w14:paraId="77F9BE53"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3077575" w14:textId="77777777" w:rsidR="00641F8D" w:rsidRPr="00290089" w:rsidRDefault="00641F8D" w:rsidP="009A0BD9">
            <w:pPr>
              <w:rPr>
                <w:rFonts w:asciiTheme="minorHAnsi" w:hAnsiTheme="minorHAnsi" w:cstheme="minorHAnsi"/>
                <w:sz w:val="18"/>
                <w:szCs w:val="18"/>
              </w:rPr>
            </w:pPr>
          </w:p>
          <w:p w14:paraId="1031D45C" w14:textId="77777777" w:rsidR="00641F8D" w:rsidRPr="00290089" w:rsidRDefault="00641F8D" w:rsidP="009A0BD9">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Resampling Method (optional): </w:t>
            </w:r>
            <w:r w:rsidRPr="00290089">
              <w:rPr>
                <w:rFonts w:asciiTheme="minorHAnsi" w:hAnsiTheme="minorHAnsi" w:cstheme="minorHAnsi"/>
                <w:sz w:val="18"/>
                <w:szCs w:val="18"/>
              </w:rPr>
              <w:t>The resampling algorithm to be used. The default is NEAREST. Select from:</w:t>
            </w:r>
          </w:p>
          <w:p w14:paraId="62AC9281"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neighbour assignment </w:t>
            </w:r>
          </w:p>
          <w:p w14:paraId="117D4AD7"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0EACC3C5"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14DF0FBF" w14:textId="77777777" w:rsidR="00641F8D" w:rsidRPr="00290089" w:rsidRDefault="00641F8D" w:rsidP="009A0BD9">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4C6BC82F" w14:textId="77777777" w:rsidR="00641F8D" w:rsidRDefault="00641F8D" w:rsidP="009A0BD9">
            <w:pPr>
              <w:rPr>
                <w:rFonts w:asciiTheme="minorHAnsi" w:hAnsiTheme="minorHAnsi" w:cstheme="minorHAnsi"/>
                <w:b/>
                <w:sz w:val="18"/>
                <w:szCs w:val="18"/>
              </w:rPr>
            </w:pPr>
          </w:p>
          <w:p w14:paraId="5DEB9CF2" w14:textId="77777777" w:rsidR="00641F8D" w:rsidRPr="00DD09D4" w:rsidRDefault="00641F8D" w:rsidP="009A0BD9">
            <w:pPr>
              <w:pStyle w:val="NormalWeb"/>
              <w:spacing w:before="0" w:beforeAutospacing="0" w:after="0" w:afterAutospacing="0"/>
              <w:rPr>
                <w:rFonts w:asciiTheme="minorHAnsi" w:hAnsiTheme="minorHAnsi" w:cstheme="minorHAnsi"/>
                <w:color w:val="auto"/>
                <w:sz w:val="18"/>
                <w:szCs w:val="18"/>
              </w:rPr>
            </w:pPr>
            <w:r>
              <w:rPr>
                <w:rFonts w:asciiTheme="minorHAnsi" w:hAnsiTheme="minorHAnsi" w:cstheme="minorHAnsi"/>
                <w:b/>
                <w:sz w:val="18"/>
                <w:szCs w:val="18"/>
              </w:rPr>
              <w:t>C</w:t>
            </w:r>
            <w:r w:rsidRPr="00DD09D4">
              <w:rPr>
                <w:rFonts w:asciiTheme="minorHAnsi" w:hAnsiTheme="minorHAnsi" w:cstheme="minorHAnsi"/>
                <w:b/>
                <w:sz w:val="18"/>
                <w:szCs w:val="18"/>
              </w:rPr>
              <w:t>ell Size (optional):</w:t>
            </w:r>
            <w:r w:rsidRPr="00DD09D4">
              <w:rPr>
                <w:rFonts w:asciiTheme="minorHAnsi" w:hAnsiTheme="minorHAnsi" w:cstheme="minorHAnsi"/>
                <w:sz w:val="18"/>
                <w:szCs w:val="18"/>
              </w:rPr>
              <w:t xml:space="preserve"> </w:t>
            </w:r>
            <w:r w:rsidRPr="00DD09D4">
              <w:rPr>
                <w:rFonts w:asciiTheme="minorHAnsi" w:hAnsiTheme="minorHAnsi" w:cstheme="minorHAnsi"/>
                <w:color w:val="auto"/>
                <w:sz w:val="18"/>
                <w:szCs w:val="18"/>
              </w:rPr>
              <w:t>The cell size of the new raster using an existing raster dataset or specify its width (x) and height (y).</w:t>
            </w:r>
            <w:r>
              <w:rPr>
                <w:rFonts w:asciiTheme="minorHAnsi" w:hAnsiTheme="minorHAnsi" w:cstheme="minorHAnsi"/>
                <w:color w:val="auto"/>
                <w:sz w:val="18"/>
                <w:szCs w:val="18"/>
              </w:rPr>
              <w:t xml:space="preserve"> </w:t>
            </w:r>
            <w:r w:rsidRPr="00DD09D4">
              <w:rPr>
                <w:rFonts w:asciiTheme="minorHAnsi" w:hAnsiTheme="minorHAnsi" w:cstheme="minorHAnsi"/>
                <w:sz w:val="18"/>
                <w:szCs w:val="18"/>
              </w:rPr>
              <w:t xml:space="preserve">You can specify the cell size in 3 different ways: </w:t>
            </w:r>
          </w:p>
          <w:p w14:paraId="32F0E301" w14:textId="77777777" w:rsidR="00641F8D" w:rsidRPr="00DD09D4" w:rsidRDefault="00641F8D" w:rsidP="009A0BD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a single number specifying a square cell size</w:t>
            </w:r>
            <w:r>
              <w:rPr>
                <w:rFonts w:asciiTheme="minorHAnsi" w:hAnsiTheme="minorHAnsi" w:cstheme="minorHAnsi"/>
                <w:sz w:val="18"/>
                <w:szCs w:val="18"/>
              </w:rPr>
              <w:t>.</w:t>
            </w:r>
          </w:p>
          <w:p w14:paraId="5E417733" w14:textId="77777777" w:rsidR="00641F8D" w:rsidRPr="00DD09D4" w:rsidRDefault="00641F8D" w:rsidP="009A0BD9">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two numbers that specify the X and Y cell size, which is space delimited</w:t>
            </w:r>
            <w:r>
              <w:rPr>
                <w:rFonts w:asciiTheme="minorHAnsi" w:hAnsiTheme="minorHAnsi" w:cstheme="minorHAnsi"/>
                <w:sz w:val="18"/>
                <w:szCs w:val="18"/>
              </w:rPr>
              <w:t>.</w:t>
            </w:r>
          </w:p>
          <w:p w14:paraId="1086D791" w14:textId="77777777" w:rsidR="00641F8D" w:rsidRPr="00DD09D4" w:rsidRDefault="00641F8D" w:rsidP="009A0BD9">
            <w:pPr>
              <w:pStyle w:val="NormalWeb"/>
              <w:numPr>
                <w:ilvl w:val="0"/>
                <w:numId w:val="21"/>
              </w:numPr>
              <w:spacing w:before="0" w:beforeAutospacing="0" w:after="0" w:afterAutospacing="0"/>
              <w:rPr>
                <w:rFonts w:asciiTheme="minorHAnsi" w:hAnsiTheme="minorHAnsi" w:cstheme="minorHAnsi"/>
                <w:sz w:val="18"/>
                <w:szCs w:val="18"/>
              </w:rPr>
            </w:pPr>
            <w:r w:rsidRPr="00DD09D4">
              <w:rPr>
                <w:rFonts w:asciiTheme="minorHAnsi" w:hAnsiTheme="minorHAnsi" w:cstheme="minorHAnsi"/>
                <w:color w:val="auto"/>
                <w:sz w:val="18"/>
                <w:szCs w:val="18"/>
              </w:rPr>
              <w:t>Using the path of a raster dataset from which the square cell size will be imported</w:t>
            </w:r>
            <w:r>
              <w:rPr>
                <w:rFonts w:asciiTheme="minorHAnsi" w:hAnsiTheme="minorHAnsi" w:cstheme="minorHAnsi"/>
                <w:color w:val="auto"/>
                <w:sz w:val="18"/>
                <w:szCs w:val="18"/>
              </w:rPr>
              <w:t>.</w:t>
            </w:r>
          </w:p>
          <w:p w14:paraId="200888B4" w14:textId="77777777" w:rsidR="00641F8D" w:rsidRPr="00DD09D4" w:rsidRDefault="00641F8D" w:rsidP="009A0BD9">
            <w:pPr>
              <w:rPr>
                <w:rFonts w:asciiTheme="minorHAnsi" w:hAnsiTheme="minorHAnsi" w:cstheme="minorHAnsi"/>
                <w:sz w:val="18"/>
                <w:szCs w:val="18"/>
              </w:rPr>
            </w:pPr>
          </w:p>
          <w:p w14:paraId="02712F9F" w14:textId="77777777" w:rsidR="00641F8D" w:rsidRPr="00290089" w:rsidRDefault="00641F8D" w:rsidP="009A0BD9">
            <w:pPr>
              <w:spacing w:after="240"/>
              <w:rPr>
                <w:rFonts w:asciiTheme="minorHAnsi" w:hAnsiTheme="minorHAnsi" w:cstheme="minorHAnsi"/>
                <w:color w:val="000000"/>
                <w:sz w:val="18"/>
                <w:szCs w:val="18"/>
              </w:rPr>
            </w:pPr>
            <w:r>
              <w:rPr>
                <w:rFonts w:asciiTheme="minorHAnsi" w:hAnsiTheme="minorHAnsi" w:cstheme="minorHAnsi"/>
                <w:b/>
                <w:sz w:val="18"/>
                <w:szCs w:val="18"/>
              </w:rPr>
              <w:lastRenderedPageBreak/>
              <w:t>Format for o</w:t>
            </w:r>
            <w:r w:rsidRPr="00290089">
              <w:rPr>
                <w:rFonts w:asciiTheme="minorHAnsi" w:hAnsiTheme="minorHAnsi" w:cstheme="minorHAnsi"/>
                <w:b/>
                <w:sz w:val="18"/>
                <w:szCs w:val="18"/>
              </w:rPr>
              <w:t xml:space="preserve">utput </w:t>
            </w:r>
            <w:r>
              <w:rPr>
                <w:rFonts w:asciiTheme="minorHAnsi" w:hAnsiTheme="minorHAnsi" w:cstheme="minorHAnsi"/>
                <w:b/>
                <w:sz w:val="18"/>
                <w:szCs w:val="18"/>
              </w:rPr>
              <w:t>rasters</w:t>
            </w:r>
            <w:r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geodata. You can choose from: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 </w:t>
            </w:r>
            <w:proofErr w:type="spellStart"/>
            <w:r w:rsidRPr="00290089">
              <w:rPr>
                <w:rFonts w:asciiTheme="minorHAnsi" w:hAnsiTheme="minorHAnsi" w:cstheme="minorHAnsi"/>
                <w:sz w:val="18"/>
                <w:szCs w:val="18"/>
              </w:rPr>
              <w:t>img</w:t>
            </w:r>
            <w:proofErr w:type="spellEnd"/>
            <w:r w:rsidRPr="00290089">
              <w:rPr>
                <w:rFonts w:asciiTheme="minorHAnsi" w:hAnsiTheme="minorHAnsi" w:cstheme="minorHAnsi"/>
                <w:sz w:val="18"/>
                <w:szCs w:val="18"/>
              </w:rPr>
              <w:t xml:space="preserve"> (ERDAS IMAGINE) or </w:t>
            </w:r>
            <w:proofErr w:type="spellStart"/>
            <w:r w:rsidRPr="00290089">
              <w:rPr>
                <w:rFonts w:asciiTheme="minorHAnsi" w:hAnsiTheme="minorHAnsi" w:cstheme="minorHAnsi"/>
                <w:sz w:val="18"/>
                <w:szCs w:val="18"/>
              </w:rPr>
              <w:t>tif</w:t>
            </w:r>
            <w:proofErr w:type="spellEnd"/>
            <w:r w:rsidRPr="00290089">
              <w:rPr>
                <w:rFonts w:asciiTheme="minorHAnsi" w:hAnsiTheme="minorHAnsi" w:cstheme="minorHAnsi"/>
                <w:sz w:val="18"/>
                <w:szCs w:val="18"/>
              </w:rPr>
              <w:t xml:space="preserve"> (</w:t>
            </w:r>
            <w:proofErr w:type="spellStart"/>
            <w:r w:rsidRPr="00290089">
              <w:rPr>
                <w:rFonts w:asciiTheme="minorHAnsi" w:hAnsiTheme="minorHAnsi" w:cstheme="minorHAnsi"/>
                <w:sz w:val="18"/>
                <w:szCs w:val="18"/>
              </w:rPr>
              <w:t>GeoTIFF</w:t>
            </w:r>
            <w:proofErr w:type="spellEnd"/>
            <w:r w:rsidRPr="00290089">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w:t>
            </w:r>
            <w:proofErr w:type="spellStart"/>
            <w:r w:rsidRPr="00290089">
              <w:rPr>
                <w:rFonts w:asciiTheme="minorHAnsi" w:hAnsiTheme="minorHAnsi" w:cstheme="minorHAnsi"/>
                <w:sz w:val="18"/>
                <w:szCs w:val="18"/>
              </w:rPr>
              <w:t>Esri</w:t>
            </w:r>
            <w:proofErr w:type="spellEnd"/>
            <w:r w:rsidRPr="00290089">
              <w:rPr>
                <w:rFonts w:asciiTheme="minorHAnsi" w:hAnsiTheme="minorHAnsi" w:cstheme="minorHAnsi"/>
                <w:sz w:val="18"/>
                <w:szCs w:val="18"/>
              </w:rPr>
              <w:t xml:space="preserve"> Grid’. </w:t>
            </w:r>
            <w:r w:rsidRPr="00290089">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4B3C8C27"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sidRPr="00DD09D4">
              <w:rPr>
                <w:rFonts w:asciiTheme="minorHAnsi" w:hAnsiTheme="minorHAnsi" w:cstheme="minorHAnsi"/>
                <w:b/>
                <w:sz w:val="18"/>
                <w:szCs w:val="18"/>
              </w:rPr>
              <w:t xml:space="preserve">Output Workspace: </w:t>
            </w:r>
            <w:r w:rsidRPr="00DD09D4">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 geodata that failed and any ESRI error</w:t>
            </w:r>
            <w:r w:rsidRPr="004D543E">
              <w:rPr>
                <w:rFonts w:asciiTheme="minorHAnsi" w:hAnsiTheme="minorHAnsi" w:cstheme="minorHAnsi"/>
                <w:sz w:val="18"/>
                <w:szCs w:val="18"/>
              </w:rPr>
              <w:t xml:space="preserve"> messages. </w:t>
            </w:r>
          </w:p>
          <w:p w14:paraId="6CD9802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6F16035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8A78F8"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6D4F98A2"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19F7730"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7DAC3B7C"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372F61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C579583"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sidRPr="00660099">
              <w:rPr>
                <w:rFonts w:asciiTheme="minorHAnsi" w:hAnsiTheme="minorHAnsi" w:cstheme="minorHAnsi"/>
                <w:b/>
                <w:color w:val="000000"/>
                <w:sz w:val="18"/>
                <w:szCs w:val="18"/>
                <w:lang w:val="en-US" w:eastAsia="en-US"/>
              </w:rPr>
              <w:t>Resample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70FB588" w14:textId="77777777" w:rsidR="00641F8D" w:rsidRDefault="00641F8D" w:rsidP="009A0BD9">
            <w:pPr>
              <w:rPr>
                <w:rFonts w:asciiTheme="minorHAnsi" w:hAnsiTheme="minorHAnsi" w:cstheme="minorHAnsi"/>
                <w:sz w:val="18"/>
                <w:szCs w:val="18"/>
              </w:rPr>
            </w:pPr>
          </w:p>
          <w:p w14:paraId="1B425C3A" w14:textId="77777777" w:rsidR="0091660D" w:rsidRPr="00BF5C3A" w:rsidRDefault="0091660D" w:rsidP="0091660D">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5BD8D9C3"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2926ECA0" w14:textId="77777777" w:rsidR="0091660D" w:rsidRDefault="0091660D" w:rsidP="0091660D">
            <w:pPr>
              <w:autoSpaceDE w:val="0"/>
              <w:autoSpaceDN w:val="0"/>
              <w:adjustRightInd w:val="0"/>
              <w:rPr>
                <w:rFonts w:asciiTheme="minorHAnsi" w:hAnsiTheme="minorHAnsi" w:cstheme="minorHAnsi"/>
                <w:color w:val="000020"/>
                <w:sz w:val="18"/>
                <w:szCs w:val="18"/>
              </w:rPr>
            </w:pPr>
          </w:p>
          <w:p w14:paraId="55508759"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51CFE65B" w14:textId="77777777" w:rsidR="00641F8D" w:rsidRPr="00290089" w:rsidRDefault="00943AA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FC50175" w14:textId="77777777" w:rsidR="00641F8D" w:rsidRPr="00290089" w:rsidRDefault="00641F8D" w:rsidP="009A0BD9">
            <w:pPr>
              <w:pStyle w:val="NormalWeb"/>
              <w:spacing w:before="0" w:beforeAutospacing="0" w:after="0" w:afterAutospacing="0"/>
              <w:rPr>
                <w:rFonts w:asciiTheme="minorHAnsi" w:hAnsiTheme="minorHAnsi" w:cstheme="minorHAnsi"/>
                <w:sz w:val="18"/>
                <w:szCs w:val="18"/>
              </w:rPr>
            </w:pPr>
          </w:p>
        </w:tc>
      </w:tr>
    </w:tbl>
    <w:p w14:paraId="2987CB3D" w14:textId="77777777" w:rsidR="00641F8D" w:rsidRDefault="00641F8D" w:rsidP="00641F8D"/>
    <w:p w14:paraId="6D97868F" w14:textId="77777777" w:rsidR="00B936EB" w:rsidRDefault="00B936EB" w:rsidP="00641F8D"/>
    <w:p w14:paraId="69121C60" w14:textId="77777777" w:rsidR="00B936EB" w:rsidRDefault="00B936EB" w:rsidP="00641F8D"/>
    <w:p w14:paraId="0A8E19BB" w14:textId="77777777" w:rsidR="00641F8D" w:rsidRPr="004C1C5E" w:rsidRDefault="00641F8D" w:rsidP="00F44C3D">
      <w:pPr>
        <w:pStyle w:val="Heading3"/>
      </w:pPr>
      <w:bookmarkStart w:id="235" w:name="_Raster_&gt;_Set"/>
      <w:bookmarkStart w:id="236" w:name="_Toc476903422"/>
      <w:bookmarkEnd w:id="235"/>
      <w:r w:rsidRPr="004C1C5E">
        <w:t>Raster &gt; Set NoData Value</w:t>
      </w:r>
      <w:bookmarkEnd w:id="236"/>
    </w:p>
    <w:tbl>
      <w:tblPr>
        <w:tblStyle w:val="TableGrid"/>
        <w:tblW w:w="0" w:type="auto"/>
        <w:tblLook w:val="04A0" w:firstRow="1" w:lastRow="0" w:firstColumn="1" w:lastColumn="0" w:noHBand="0" w:noVBand="1"/>
      </w:tblPr>
      <w:tblGrid>
        <w:gridCol w:w="3186"/>
        <w:gridCol w:w="10762"/>
      </w:tblGrid>
      <w:tr w:rsidR="00641F8D" w:rsidRPr="006C5B2D" w14:paraId="24C11EDC" w14:textId="77777777" w:rsidTr="009A0BD9">
        <w:tc>
          <w:tcPr>
            <w:tcW w:w="3114" w:type="dxa"/>
          </w:tcPr>
          <w:p w14:paraId="087DC473"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5BE61504" w14:textId="77777777" w:rsidR="00641F8D" w:rsidRPr="006C5B2D" w:rsidRDefault="00641F8D" w:rsidP="009A0BD9">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641F8D" w:rsidRPr="006C5B2D" w14:paraId="5E2D8BB7" w14:textId="77777777" w:rsidTr="009A0BD9">
        <w:tc>
          <w:tcPr>
            <w:tcW w:w="3114" w:type="dxa"/>
          </w:tcPr>
          <w:p w14:paraId="1FC9A0AF" w14:textId="77777777" w:rsidR="00641F8D" w:rsidRPr="006C5B2D" w:rsidRDefault="00641F8D" w:rsidP="009A0BD9">
            <w:pPr>
              <w:rPr>
                <w:rFonts w:asciiTheme="minorHAnsi" w:hAnsiTheme="minorHAnsi" w:cstheme="minorHAnsi"/>
                <w:sz w:val="18"/>
                <w:szCs w:val="18"/>
              </w:rPr>
            </w:pPr>
          </w:p>
          <w:p w14:paraId="15262D59" w14:textId="381DCD9F"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noProof/>
                <w:sz w:val="18"/>
                <w:szCs w:val="18"/>
              </w:rPr>
              <w:lastRenderedPageBreak/>
              <mc:AlternateContent>
                <mc:Choice Requires="wps">
                  <w:drawing>
                    <wp:anchor distT="0" distB="0" distL="114300" distR="114300" simplePos="0" relativeHeight="251813888" behindDoc="0" locked="0" layoutInCell="1" allowOverlap="1" wp14:anchorId="3DC6DB30" wp14:editId="79F5BDFF">
                      <wp:simplePos x="0" y="0"/>
                      <wp:positionH relativeFrom="column">
                        <wp:posOffset>428406</wp:posOffset>
                      </wp:positionH>
                      <wp:positionV relativeFrom="paragraph">
                        <wp:posOffset>2340138</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565ABB1" id="Oval 104" o:spid="_x0000_s1026" style="position:absolute;margin-left:33.75pt;margin-top:184.25pt;width:114.45pt;height:22.7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" filled="f" strokecolor="red" strokeweight="2pt"/>
                  </w:pict>
                </mc:Fallback>
              </mc:AlternateContent>
            </w:r>
            <w:r w:rsidR="00104A69">
              <w:rPr>
                <w:noProof/>
              </w:rPr>
              <w:drawing>
                <wp:inline distT="0" distB="0" distL="0" distR="0" wp14:anchorId="6A66288C" wp14:editId="6C2E7041">
                  <wp:extent cx="1876425" cy="33337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76425" cy="3333750"/>
                          </a:xfrm>
                          <a:prstGeom prst="rect">
                            <a:avLst/>
                          </a:prstGeom>
                        </pic:spPr>
                      </pic:pic>
                    </a:graphicData>
                  </a:graphic>
                </wp:inline>
              </w:drawing>
            </w:r>
          </w:p>
        </w:tc>
        <w:tc>
          <w:tcPr>
            <w:tcW w:w="10773" w:type="dxa"/>
          </w:tcPr>
          <w:p w14:paraId="74A665A7" w14:textId="77777777" w:rsidR="00641F8D" w:rsidRPr="006C5B2D" w:rsidRDefault="00641F8D" w:rsidP="009A0BD9">
            <w:pPr>
              <w:rPr>
                <w:rFonts w:asciiTheme="minorHAnsi" w:hAnsiTheme="minorHAnsi" w:cstheme="minorHAnsi"/>
                <w:sz w:val="18"/>
                <w:szCs w:val="18"/>
              </w:rPr>
            </w:pPr>
          </w:p>
          <w:p w14:paraId="2E96ABF5" w14:textId="18878109"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sz w:val="18"/>
                <w:szCs w:val="18"/>
              </w:rPr>
              <w:t xml:space="preserve">This tool replaces all ‘NoData’ pixels with a user-defined value. The tool uses the standard ArcGIS ‘Copy (Data Management)’ tool. For more detailed help see </w:t>
            </w:r>
            <w:hyperlink r:id="rId101" w:history="1">
              <w:r w:rsidRPr="001D7866">
                <w:rPr>
                  <w:rStyle w:val="Hyperlink"/>
                  <w:rFonts w:asciiTheme="minorHAnsi" w:hAnsiTheme="minorHAnsi" w:cstheme="minorHAnsi"/>
                  <w:sz w:val="18"/>
                  <w:szCs w:val="18"/>
                </w:rPr>
                <w:t>ESRI Help for the ‘Change NoData cells to a value’.</w:t>
              </w:r>
            </w:hyperlink>
          </w:p>
          <w:p w14:paraId="654FAC3F" w14:textId="77777777" w:rsidR="00641F8D" w:rsidRPr="006C5B2D" w:rsidRDefault="00641F8D" w:rsidP="009A0BD9">
            <w:pPr>
              <w:pStyle w:val="NormalWeb"/>
              <w:spacing w:before="0" w:beforeAutospacing="0" w:after="0" w:afterAutospacing="0"/>
              <w:rPr>
                <w:rFonts w:asciiTheme="minorHAnsi" w:hAnsiTheme="minorHAnsi" w:cstheme="minorHAnsi"/>
                <w:sz w:val="18"/>
                <w:szCs w:val="18"/>
              </w:rPr>
            </w:pPr>
          </w:p>
          <w:p w14:paraId="3C8FC959"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lastRenderedPageBreak/>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32C3AB7" w14:textId="77777777" w:rsidR="00641F8D" w:rsidRDefault="00641F8D" w:rsidP="009A0BD9">
            <w:pPr>
              <w:rPr>
                <w:rFonts w:asciiTheme="minorHAnsi" w:hAnsiTheme="minorHAnsi" w:cstheme="minorHAnsi"/>
                <w:sz w:val="18"/>
                <w:szCs w:val="18"/>
              </w:rPr>
            </w:pPr>
          </w:p>
          <w:p w14:paraId="02D56117" w14:textId="77777777" w:rsidR="00641F8D" w:rsidRDefault="00641F8D" w:rsidP="009A0BD9">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4EFA6454" w14:textId="77777777" w:rsidR="00641F8D" w:rsidRDefault="00641F8D" w:rsidP="009A0BD9">
            <w:pPr>
              <w:rPr>
                <w:rFonts w:asciiTheme="minorHAnsi" w:hAnsiTheme="minorHAnsi" w:cstheme="minorHAnsi"/>
                <w:sz w:val="18"/>
                <w:szCs w:val="18"/>
              </w:rPr>
            </w:pPr>
          </w:p>
          <w:p w14:paraId="76E7D477"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6CEC3EE" w14:textId="77777777" w:rsidR="00641F8D" w:rsidRPr="006C5B2D" w:rsidRDefault="00641F8D" w:rsidP="009A0BD9">
            <w:pPr>
              <w:rPr>
                <w:rFonts w:asciiTheme="minorHAnsi" w:hAnsiTheme="minorHAnsi" w:cstheme="minorHAnsi"/>
                <w:color w:val="000000"/>
                <w:sz w:val="18"/>
                <w:szCs w:val="18"/>
              </w:rPr>
            </w:pPr>
          </w:p>
          <w:p w14:paraId="353F4E1D"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8A48168"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3A05489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E086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5055C29E"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51807D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05F14775"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44EF52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341F7BA3"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SetNoDataValueRaster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6D6E4F9" w14:textId="77777777" w:rsidR="00641F8D" w:rsidRDefault="00641F8D" w:rsidP="009A0BD9">
            <w:pPr>
              <w:rPr>
                <w:rFonts w:asciiTheme="minorHAnsi" w:hAnsiTheme="minorHAnsi" w:cstheme="minorHAnsi"/>
                <w:sz w:val="18"/>
                <w:szCs w:val="18"/>
              </w:rPr>
            </w:pPr>
          </w:p>
          <w:p w14:paraId="7F065F61" w14:textId="77777777" w:rsidR="0091660D" w:rsidRPr="00BF5C3A" w:rsidRDefault="0091660D" w:rsidP="0091660D">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3285FC1B"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592578FD" w14:textId="77777777" w:rsidR="0091660D" w:rsidRDefault="0091660D" w:rsidP="0091660D">
            <w:pPr>
              <w:autoSpaceDE w:val="0"/>
              <w:autoSpaceDN w:val="0"/>
              <w:adjustRightInd w:val="0"/>
              <w:rPr>
                <w:rFonts w:asciiTheme="minorHAnsi" w:hAnsiTheme="minorHAnsi" w:cstheme="minorHAnsi"/>
                <w:color w:val="000020"/>
                <w:sz w:val="18"/>
                <w:szCs w:val="18"/>
              </w:rPr>
            </w:pPr>
          </w:p>
          <w:p w14:paraId="0D9F724E"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6D1AE63E" w14:textId="77777777" w:rsidR="00641F8D" w:rsidRPr="006C5B2D" w:rsidRDefault="00943AA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3BFFC4CC" w14:textId="77777777" w:rsidR="00641F8D" w:rsidRPr="006C5B2D" w:rsidRDefault="00641F8D" w:rsidP="009A0BD9">
            <w:pPr>
              <w:rPr>
                <w:rFonts w:asciiTheme="minorHAnsi" w:hAnsiTheme="minorHAnsi" w:cstheme="minorHAnsi"/>
                <w:sz w:val="18"/>
                <w:szCs w:val="18"/>
              </w:rPr>
            </w:pPr>
          </w:p>
        </w:tc>
      </w:tr>
    </w:tbl>
    <w:p w14:paraId="1455E1DF" w14:textId="77777777" w:rsidR="00641F8D" w:rsidRDefault="00641F8D" w:rsidP="00641F8D">
      <w:r>
        <w:br w:type="page"/>
      </w:r>
    </w:p>
    <w:p w14:paraId="2AEF62E2" w14:textId="77777777" w:rsidR="00641F8D" w:rsidRPr="00763F97" w:rsidRDefault="00641F8D" w:rsidP="00F44C3D">
      <w:pPr>
        <w:pStyle w:val="Heading3"/>
      </w:pPr>
      <w:bookmarkStart w:id="237" w:name="_Raster_&gt;_Set_1"/>
      <w:bookmarkStart w:id="238" w:name="_Toc476903423"/>
      <w:bookmarkEnd w:id="237"/>
      <w:r w:rsidRPr="00763F97">
        <w:lastRenderedPageBreak/>
        <w:t>Raster &gt; Set Value to Null</w:t>
      </w:r>
      <w:bookmarkEnd w:id="238"/>
    </w:p>
    <w:tbl>
      <w:tblPr>
        <w:tblStyle w:val="TableGrid"/>
        <w:tblW w:w="0" w:type="auto"/>
        <w:tblLook w:val="04A0" w:firstRow="1" w:lastRow="0" w:firstColumn="1" w:lastColumn="0" w:noHBand="0" w:noVBand="1"/>
      </w:tblPr>
      <w:tblGrid>
        <w:gridCol w:w="3186"/>
        <w:gridCol w:w="10762"/>
      </w:tblGrid>
      <w:tr w:rsidR="00641F8D" w:rsidRPr="008A5E8B" w14:paraId="7B625CE4" w14:textId="77777777" w:rsidTr="009A0BD9">
        <w:trPr>
          <w:tblHeader/>
        </w:trPr>
        <w:tc>
          <w:tcPr>
            <w:tcW w:w="2263" w:type="dxa"/>
          </w:tcPr>
          <w:p w14:paraId="3CB152C4"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lastRenderedPageBreak/>
              <w:t>Tool</w:t>
            </w:r>
          </w:p>
        </w:tc>
        <w:tc>
          <w:tcPr>
            <w:tcW w:w="11624" w:type="dxa"/>
          </w:tcPr>
          <w:p w14:paraId="79C0FACC"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5EC8067B" w14:textId="77777777" w:rsidTr="009A0BD9">
        <w:trPr>
          <w:tblHeader/>
        </w:trPr>
        <w:tc>
          <w:tcPr>
            <w:tcW w:w="2263" w:type="dxa"/>
          </w:tcPr>
          <w:p w14:paraId="07928F8B" w14:textId="77777777" w:rsidR="00641F8D" w:rsidRPr="008A5E8B" w:rsidRDefault="00641F8D" w:rsidP="009A0BD9">
            <w:pPr>
              <w:rPr>
                <w:rFonts w:asciiTheme="minorHAnsi" w:hAnsiTheme="minorHAnsi" w:cstheme="minorHAnsi"/>
                <w:sz w:val="18"/>
                <w:szCs w:val="18"/>
              </w:rPr>
            </w:pPr>
          </w:p>
          <w:p w14:paraId="1C996C97" w14:textId="26F94E5B"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15936" behindDoc="0" locked="0" layoutInCell="1" allowOverlap="1" wp14:anchorId="2F20FC64" wp14:editId="37CDB9BB">
                      <wp:simplePos x="0" y="0"/>
                      <wp:positionH relativeFrom="column">
                        <wp:posOffset>401860</wp:posOffset>
                      </wp:positionH>
                      <wp:positionV relativeFrom="paragraph">
                        <wp:posOffset>2502439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6A8D820" id="Oval 104" o:spid="_x0000_s1026" style="position:absolute;margin-left:31.65pt;margin-top:197.05pt;width:108.5pt;height:22.7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" filled="f" strokecolor="red" strokeweight="2pt"/>
                  </w:pict>
                </mc:Fallback>
              </mc:AlternateContent>
            </w:r>
            <w:r w:rsidR="00104A69">
              <w:rPr>
                <w:noProof/>
              </w:rPr>
              <w:drawing>
                <wp:inline distT="0" distB="0" distL="0" distR="0" wp14:anchorId="453FCCAE" wp14:editId="3B9BFDF6">
                  <wp:extent cx="1876425" cy="33337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76425" cy="3333750"/>
                          </a:xfrm>
                          <a:prstGeom prst="rect">
                            <a:avLst/>
                          </a:prstGeom>
                        </pic:spPr>
                      </pic:pic>
                    </a:graphicData>
                  </a:graphic>
                </wp:inline>
              </w:drawing>
            </w:r>
          </w:p>
        </w:tc>
        <w:tc>
          <w:tcPr>
            <w:tcW w:w="11624" w:type="dxa"/>
          </w:tcPr>
          <w:p w14:paraId="44E78CF6"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02178460"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sz w:val="18"/>
                <w:szCs w:val="18"/>
              </w:rPr>
              <w:t xml:space="preserve">This tool replaces a user defined value to Null or ‘NoData’.  The tool uses the standard ArcGIS ‘Copy Raster (Data Management)’ tool. For more detailed help see </w:t>
            </w:r>
            <w:hyperlink r:id="rId102" w:history="1">
              <w:r w:rsidRPr="00763F97">
                <w:rPr>
                  <w:rStyle w:val="Hyperlink"/>
                  <w:rFonts w:asciiTheme="minorHAnsi" w:hAnsiTheme="minorHAnsi" w:cstheme="minorHAnsi"/>
                  <w:sz w:val="18"/>
                  <w:szCs w:val="18"/>
                </w:rPr>
                <w:t>ESRI Help for the ‘Setting Values to NoData with Set Null’</w:t>
              </w:r>
            </w:hyperlink>
            <w:r>
              <w:rPr>
                <w:rFonts w:asciiTheme="minorHAnsi" w:hAnsiTheme="minorHAnsi" w:cstheme="minorHAnsi"/>
                <w:sz w:val="18"/>
                <w:szCs w:val="18"/>
              </w:rPr>
              <w:t>.</w:t>
            </w:r>
          </w:p>
          <w:p w14:paraId="5B3E0388"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751A5C23"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F4D927E" w14:textId="77777777" w:rsidR="00641F8D" w:rsidRPr="004C37F8" w:rsidRDefault="00641F8D" w:rsidP="009A0BD9">
            <w:pPr>
              <w:rPr>
                <w:rFonts w:asciiTheme="minorHAnsi" w:hAnsiTheme="minorHAnsi" w:cstheme="minorHAnsi"/>
                <w:b/>
                <w:sz w:val="18"/>
                <w:szCs w:val="18"/>
              </w:rPr>
            </w:pPr>
          </w:p>
          <w:p w14:paraId="2DF9B548"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5FAC45E6" w14:textId="77777777" w:rsidR="00641F8D" w:rsidRDefault="00641F8D" w:rsidP="009A0BD9">
            <w:pPr>
              <w:rPr>
                <w:rFonts w:asciiTheme="minorHAnsi" w:hAnsiTheme="minorHAnsi" w:cstheme="minorHAnsi"/>
                <w:b/>
                <w:sz w:val="18"/>
                <w:szCs w:val="18"/>
              </w:rPr>
            </w:pPr>
          </w:p>
          <w:p w14:paraId="6F0271FA" w14:textId="77777777" w:rsidR="00641F8D"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Pr>
                <w:rFonts w:asciiTheme="minorHAnsi" w:hAnsiTheme="minorHAnsi" w:cstheme="minorHAnsi"/>
                <w:sz w:val="18"/>
                <w:szCs w:val="18"/>
              </w:rPr>
              <w:t xml:space="preserve"> </w:t>
            </w:r>
          </w:p>
          <w:p w14:paraId="4BDB7377" w14:textId="77777777" w:rsidR="00641F8D" w:rsidRDefault="00641F8D" w:rsidP="009A0BD9">
            <w:pPr>
              <w:rPr>
                <w:rFonts w:asciiTheme="minorHAnsi" w:hAnsiTheme="minorHAnsi" w:cstheme="minorHAnsi"/>
                <w:sz w:val="18"/>
                <w:szCs w:val="18"/>
              </w:rPr>
            </w:pPr>
          </w:p>
          <w:p w14:paraId="3CE96895"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615DF97D" w14:textId="77777777" w:rsidR="00641F8D" w:rsidRPr="006C5B2D" w:rsidRDefault="00641F8D" w:rsidP="009A0BD9">
            <w:pPr>
              <w:rPr>
                <w:rFonts w:asciiTheme="minorHAnsi" w:hAnsiTheme="minorHAnsi" w:cstheme="minorHAnsi"/>
                <w:color w:val="000000"/>
                <w:sz w:val="18"/>
                <w:szCs w:val="18"/>
              </w:rPr>
            </w:pPr>
          </w:p>
          <w:p w14:paraId="6D3916AF"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42283574"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B9782F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E88708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3511433"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880D4BA"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516DA222"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5F1E5E3"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5C0D391D"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ReprojectRaster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E019098" w14:textId="77777777" w:rsidR="0091660D" w:rsidRDefault="0091660D" w:rsidP="0091660D">
            <w:pPr>
              <w:autoSpaceDE w:val="0"/>
              <w:autoSpaceDN w:val="0"/>
              <w:adjustRightInd w:val="0"/>
              <w:rPr>
                <w:rFonts w:asciiTheme="minorHAnsi" w:hAnsiTheme="minorHAnsi" w:cstheme="minorHAnsi"/>
                <w:color w:val="000020"/>
                <w:sz w:val="18"/>
                <w:szCs w:val="18"/>
              </w:rPr>
            </w:pPr>
          </w:p>
          <w:p w14:paraId="38F0DF7F" w14:textId="77777777" w:rsidR="0091660D" w:rsidRPr="00BF5C3A" w:rsidRDefault="0091660D" w:rsidP="0091660D">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0BBAD7B8"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19F25363" w14:textId="77777777" w:rsidR="0091660D" w:rsidRDefault="0091660D" w:rsidP="0091660D">
            <w:pPr>
              <w:autoSpaceDE w:val="0"/>
              <w:autoSpaceDN w:val="0"/>
              <w:adjustRightInd w:val="0"/>
              <w:rPr>
                <w:rFonts w:asciiTheme="minorHAnsi" w:hAnsiTheme="minorHAnsi" w:cstheme="minorHAnsi"/>
                <w:color w:val="000020"/>
                <w:sz w:val="18"/>
                <w:szCs w:val="18"/>
              </w:rPr>
            </w:pPr>
          </w:p>
          <w:p w14:paraId="0075B085" w14:textId="77777777" w:rsidR="0091660D" w:rsidRDefault="0091660D" w:rsidP="0091660D">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0F11D5FB" w14:textId="77777777" w:rsidR="00641F8D" w:rsidRPr="008A5E8B" w:rsidRDefault="00943AA9" w:rsidP="009A0BD9">
            <w:pPr>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3A4AB329" w14:textId="77777777" w:rsidR="00641F8D" w:rsidRPr="008A5E8B" w:rsidRDefault="00641F8D" w:rsidP="009A0BD9">
            <w:pPr>
              <w:rPr>
                <w:rFonts w:asciiTheme="minorHAnsi" w:hAnsiTheme="minorHAnsi" w:cstheme="minorHAnsi"/>
                <w:sz w:val="18"/>
                <w:szCs w:val="18"/>
              </w:rPr>
            </w:pPr>
          </w:p>
        </w:tc>
      </w:tr>
    </w:tbl>
    <w:p w14:paraId="3AAD8DAD" w14:textId="5D14EC7D" w:rsidR="00641F8D" w:rsidRDefault="00641F8D" w:rsidP="00641F8D"/>
    <w:p w14:paraId="0263330D" w14:textId="77777777" w:rsidR="00641F8D" w:rsidRDefault="00641F8D" w:rsidP="00F44C3D">
      <w:pPr>
        <w:pStyle w:val="Heading3"/>
      </w:pPr>
      <w:bookmarkStart w:id="239" w:name="_Raster_&gt;_Transform"/>
      <w:bookmarkStart w:id="240" w:name="_Toc476903424"/>
      <w:bookmarkEnd w:id="239"/>
      <w:r w:rsidRPr="00763F97">
        <w:t>Raster &gt; Transform</w:t>
      </w:r>
      <w:bookmarkEnd w:id="240"/>
    </w:p>
    <w:tbl>
      <w:tblPr>
        <w:tblStyle w:val="TableGrid"/>
        <w:tblW w:w="0" w:type="auto"/>
        <w:tblLook w:val="04A0" w:firstRow="1" w:lastRow="0" w:firstColumn="1" w:lastColumn="0" w:noHBand="0" w:noVBand="1"/>
      </w:tblPr>
      <w:tblGrid>
        <w:gridCol w:w="3230"/>
        <w:gridCol w:w="10718"/>
      </w:tblGrid>
      <w:tr w:rsidR="00641F8D" w:rsidRPr="008A5E8B" w14:paraId="3A4DAE61" w14:textId="77777777" w:rsidTr="009A0BD9">
        <w:trPr>
          <w:tblHeader/>
        </w:trPr>
        <w:tc>
          <w:tcPr>
            <w:tcW w:w="3230" w:type="dxa"/>
          </w:tcPr>
          <w:p w14:paraId="32AA1B11"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718" w:type="dxa"/>
          </w:tcPr>
          <w:p w14:paraId="42DD2E80"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2670B9E2" w14:textId="77777777" w:rsidTr="009A0BD9">
        <w:tc>
          <w:tcPr>
            <w:tcW w:w="3230" w:type="dxa"/>
          </w:tcPr>
          <w:p w14:paraId="51279CD3" w14:textId="5E21A2F9" w:rsidR="00641F8D" w:rsidRPr="008A5E8B" w:rsidRDefault="001D7866" w:rsidP="009A0BD9">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852800" behindDoc="0" locked="0" layoutInCell="1" allowOverlap="1" wp14:anchorId="197CC943" wp14:editId="68B85842">
                      <wp:simplePos x="0" y="0"/>
                      <wp:positionH relativeFrom="column">
                        <wp:posOffset>317449</wp:posOffset>
                      </wp:positionH>
                      <wp:positionV relativeFrom="paragraph">
                        <wp:posOffset>2665539</wp:posOffset>
                      </wp:positionV>
                      <wp:extent cx="1377752" cy="288482"/>
                      <wp:effectExtent l="0" t="0" r="13335" b="16510"/>
                      <wp:wrapNone/>
                      <wp:docPr id="5"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DE55DA3" id="Oval 104" o:spid="_x0000_s1026" style="position:absolute;margin-left:25pt;margin-top:209.9pt;width:108.5pt;height:22.7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" filled="f" strokecolor="red" strokeweight="2pt"/>
                  </w:pict>
                </mc:Fallback>
              </mc:AlternateContent>
            </w:r>
            <w:r w:rsidR="00104A69">
              <w:rPr>
                <w:noProof/>
              </w:rPr>
              <w:drawing>
                <wp:inline distT="0" distB="0" distL="0" distR="0" wp14:anchorId="45EB41AA" wp14:editId="6D42E342">
                  <wp:extent cx="1876425" cy="3333750"/>
                  <wp:effectExtent l="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76425" cy="3333750"/>
                          </a:xfrm>
                          <a:prstGeom prst="rect">
                            <a:avLst/>
                          </a:prstGeom>
                        </pic:spPr>
                      </pic:pic>
                    </a:graphicData>
                  </a:graphic>
                </wp:inline>
              </w:drawing>
            </w:r>
          </w:p>
        </w:tc>
        <w:tc>
          <w:tcPr>
            <w:tcW w:w="10718" w:type="dxa"/>
          </w:tcPr>
          <w:p w14:paraId="031EBFDC" w14:textId="77777777" w:rsidR="001D7866" w:rsidRDefault="001D7866" w:rsidP="009A0BD9">
            <w:pPr>
              <w:pStyle w:val="NormalWeb"/>
              <w:spacing w:before="0" w:beforeAutospacing="0" w:after="0" w:afterAutospacing="0"/>
              <w:rPr>
                <w:rFonts w:asciiTheme="minorHAnsi" w:hAnsiTheme="minorHAnsi" w:cstheme="minorHAnsi"/>
                <w:sz w:val="18"/>
                <w:szCs w:val="18"/>
              </w:rPr>
            </w:pPr>
          </w:p>
          <w:p w14:paraId="2417282E" w14:textId="3273A124" w:rsidR="006528DE" w:rsidRPr="008A5E8B" w:rsidRDefault="00641F8D"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This tool applies simple transformations to the raster geodata values. Options include: Standardise, Stretch, Normalise, Log, Square root and Inver</w:t>
            </w:r>
            <w:r>
              <w:rPr>
                <w:rFonts w:asciiTheme="minorHAnsi" w:hAnsiTheme="minorHAnsi" w:cstheme="minorHAnsi"/>
                <w:sz w:val="18"/>
                <w:szCs w:val="18"/>
              </w:rPr>
              <w:t>t.</w:t>
            </w:r>
            <w:r w:rsidR="006528DE">
              <w:rPr>
                <w:rFonts w:asciiTheme="minorHAnsi" w:hAnsiTheme="minorHAnsi" w:cstheme="minorHAnsi"/>
                <w:sz w:val="18"/>
                <w:szCs w:val="18"/>
              </w:rPr>
              <w:t xml:space="preserve"> </w:t>
            </w:r>
            <w:r w:rsidR="006528DE" w:rsidRPr="008A5E8B">
              <w:rPr>
                <w:rFonts w:asciiTheme="minorHAnsi" w:hAnsiTheme="minorHAnsi" w:cstheme="minorHAnsi"/>
                <w:sz w:val="18"/>
                <w:szCs w:val="18"/>
              </w:rPr>
              <w:t xml:space="preserve">For more detailed help see </w:t>
            </w:r>
            <w:hyperlink r:id="rId103" w:history="1">
              <w:r w:rsidR="006528DE" w:rsidRPr="006528DE">
                <w:rPr>
                  <w:rStyle w:val="Hyperlink"/>
                  <w:rFonts w:asciiTheme="minorHAnsi" w:hAnsiTheme="minorHAnsi" w:cstheme="minorHAnsi"/>
                  <w:sz w:val="18"/>
                  <w:szCs w:val="18"/>
                </w:rPr>
                <w:t>ESRI Help for the ‘Extract Values To Table’.</w:t>
              </w:r>
            </w:hyperlink>
          </w:p>
          <w:p w14:paraId="6D9C301C"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1BEE833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282C446C" w14:textId="77777777" w:rsidR="00641F8D" w:rsidRPr="004C37F8" w:rsidRDefault="00641F8D" w:rsidP="009A0BD9">
            <w:pPr>
              <w:rPr>
                <w:rFonts w:asciiTheme="minorHAnsi" w:hAnsiTheme="minorHAnsi" w:cstheme="minorHAnsi"/>
                <w:b/>
                <w:sz w:val="18"/>
                <w:szCs w:val="18"/>
              </w:rPr>
            </w:pPr>
          </w:p>
          <w:p w14:paraId="4549B79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38157D04" w14:textId="77777777" w:rsidR="00641F8D" w:rsidRPr="008A5E8B" w:rsidRDefault="00641F8D" w:rsidP="009A0BD9">
            <w:pPr>
              <w:rPr>
                <w:rFonts w:asciiTheme="minorHAnsi" w:hAnsiTheme="minorHAnsi" w:cstheme="minorHAnsi"/>
                <w:sz w:val="18"/>
                <w:szCs w:val="18"/>
              </w:rPr>
            </w:pPr>
          </w:p>
          <w:p w14:paraId="2B69D5C6" w14:textId="77777777"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163AE62C" w14:textId="77777777" w:rsidR="00641F8D" w:rsidRPr="008A5E8B" w:rsidRDefault="00641F8D" w:rsidP="009A0BD9">
            <w:pPr>
              <w:rPr>
                <w:rFonts w:asciiTheme="minorHAnsi" w:hAnsiTheme="minorHAnsi" w:cstheme="minorHAnsi"/>
                <w:sz w:val="18"/>
                <w:szCs w:val="18"/>
              </w:rPr>
            </w:pPr>
          </w:p>
          <w:p w14:paraId="6C9CE645" w14:textId="122237FC"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STANDARDISE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This is a ‘Standard score’, also called ‘Z-score’ where each pixel value is </w:t>
            </w:r>
            <w:r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ins w:id="241" w:author="Tom Barrett" w:date="2017-05-05T13:00:00Z">
              <w:r w:rsidR="006F332A">
                <w:rPr>
                  <w:rFonts w:asciiTheme="minorHAnsi" w:hAnsiTheme="minorHAnsi" w:cstheme="minorHAnsi"/>
                  <w:sz w:val="18"/>
                  <w:szCs w:val="18"/>
                </w:rPr>
                <w:t xml:space="preserve"> The formula used = (pixel value</w:t>
              </w:r>
            </w:ins>
            <w:ins w:id="242" w:author="Tom Barrett" w:date="2017-05-05T13:01:00Z">
              <w:r w:rsidR="006F332A">
                <w:rPr>
                  <w:rFonts w:asciiTheme="minorHAnsi" w:hAnsiTheme="minorHAnsi" w:cstheme="minorHAnsi"/>
                  <w:sz w:val="18"/>
                  <w:szCs w:val="18"/>
                </w:rPr>
                <w:t xml:space="preserve"> – dataset mean) / dataset standard deviation</w:t>
              </w:r>
            </w:ins>
          </w:p>
          <w:p w14:paraId="5A3ADF6C" w14:textId="4165D342"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1F9A23E7" w14:textId="218207E4"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ins w:id="243" w:author="Tom Barrett" w:date="2017-05-05T13:03:00Z">
              <w:r w:rsidR="006F332A">
                <w:rPr>
                  <w:rFonts w:asciiTheme="minorHAnsi" w:hAnsiTheme="minorHAnsi" w:cstheme="minorHAnsi"/>
                  <w:color w:val="000000"/>
                  <w:sz w:val="18"/>
                  <w:szCs w:val="18"/>
                </w:rPr>
                <w:t xml:space="preserve"> </w:t>
              </w:r>
              <w:r w:rsidR="006F332A">
                <w:rPr>
                  <w:rFonts w:asciiTheme="minorHAnsi" w:hAnsiTheme="minorHAnsi" w:cstheme="minorHAnsi"/>
                  <w:sz w:val="18"/>
                  <w:szCs w:val="18"/>
                </w:rPr>
                <w:t xml:space="preserve">The formula used = (pixel value – dataset </w:t>
              </w:r>
              <w:r w:rsidR="006F332A">
                <w:rPr>
                  <w:rFonts w:asciiTheme="minorHAnsi" w:hAnsiTheme="minorHAnsi" w:cstheme="minorHAnsi"/>
                  <w:sz w:val="18"/>
                  <w:szCs w:val="18"/>
                </w:rPr>
                <w:t>min</w:t>
              </w:r>
              <w:r w:rsidR="006F332A">
                <w:rPr>
                  <w:rFonts w:asciiTheme="minorHAnsi" w:hAnsiTheme="minorHAnsi" w:cstheme="minorHAnsi"/>
                  <w:sz w:val="18"/>
                  <w:szCs w:val="18"/>
                </w:rPr>
                <w:t xml:space="preserve">) / </w:t>
              </w:r>
            </w:ins>
            <w:ins w:id="244" w:author="Tom Barrett" w:date="2017-05-05T13:04:00Z">
              <w:r w:rsidR="006F332A">
                <w:rPr>
                  <w:rFonts w:asciiTheme="minorHAnsi" w:hAnsiTheme="minorHAnsi" w:cstheme="minorHAnsi"/>
                  <w:sz w:val="18"/>
                  <w:szCs w:val="18"/>
                </w:rPr>
                <w:t>(</w:t>
              </w:r>
            </w:ins>
            <w:ins w:id="245" w:author="Tom Barrett" w:date="2017-05-05T13:03:00Z">
              <w:r w:rsidR="006F332A">
                <w:rPr>
                  <w:rFonts w:asciiTheme="minorHAnsi" w:hAnsiTheme="minorHAnsi" w:cstheme="minorHAnsi"/>
                  <w:sz w:val="18"/>
                  <w:szCs w:val="18"/>
                </w:rPr>
                <w:t xml:space="preserve">dataset </w:t>
              </w:r>
            </w:ins>
            <w:ins w:id="246" w:author="Tom Barrett" w:date="2017-05-05T13:04:00Z">
              <w:r w:rsidR="006F332A">
                <w:rPr>
                  <w:rFonts w:asciiTheme="minorHAnsi" w:hAnsiTheme="minorHAnsi" w:cstheme="minorHAnsi"/>
                  <w:sz w:val="18"/>
                  <w:szCs w:val="18"/>
                </w:rPr>
                <w:t>max – dataset min)</w:t>
              </w:r>
            </w:ins>
            <w:ins w:id="247" w:author="Tom Barrett" w:date="2017-05-05T13:03:00Z">
              <w:r w:rsidR="006F332A">
                <w:rPr>
                  <w:rFonts w:asciiTheme="minorHAnsi" w:hAnsiTheme="minorHAnsi" w:cstheme="minorHAnsi"/>
                  <w:sz w:val="18"/>
                  <w:szCs w:val="18"/>
                </w:rPr>
                <w:t>.</w:t>
              </w:r>
            </w:ins>
          </w:p>
          <w:p w14:paraId="77601D72" w14:textId="7EF6D3A0"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natural logarithmic of raster. </w:t>
            </w:r>
          </w:p>
          <w:p w14:paraId="3D569806" w14:textId="77777777"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Returns square root of raster. </w:t>
            </w:r>
          </w:p>
          <w:p w14:paraId="3E12F087" w14:textId="7AB0D64B" w:rsidR="00641F8D" w:rsidRPr="008A5E8B" w:rsidRDefault="00641F8D" w:rsidP="009A0BD9">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Inverts the range of cell values</w:t>
            </w:r>
            <w:ins w:id="248" w:author="Tom Barrett" w:date="2017-05-05T13:05:00Z">
              <w:r w:rsidR="006F332A">
                <w:rPr>
                  <w:rFonts w:asciiTheme="minorHAnsi" w:hAnsiTheme="minorHAnsi" w:cstheme="minorHAnsi"/>
                  <w:color w:val="000000"/>
                  <w:sz w:val="18"/>
                  <w:szCs w:val="18"/>
                </w:rPr>
                <w:t xml:space="preserve">. </w:t>
              </w:r>
              <w:r w:rsidR="006F332A">
                <w:rPr>
                  <w:rFonts w:asciiTheme="minorHAnsi" w:hAnsiTheme="minorHAnsi" w:cstheme="minorHAnsi"/>
                  <w:sz w:val="18"/>
                  <w:szCs w:val="18"/>
                </w:rPr>
                <w:t>The formula used = (</w:t>
              </w:r>
              <w:r w:rsidR="006F332A">
                <w:rPr>
                  <w:rFonts w:asciiTheme="minorHAnsi" w:hAnsiTheme="minorHAnsi" w:cstheme="minorHAnsi"/>
                  <w:sz w:val="18"/>
                  <w:szCs w:val="18"/>
                </w:rPr>
                <w:t>dataset min + dataset max)</w:t>
              </w:r>
              <w:r w:rsidR="006F332A">
                <w:rPr>
                  <w:rFonts w:asciiTheme="minorHAnsi" w:hAnsiTheme="minorHAnsi" w:cstheme="minorHAnsi"/>
                  <w:sz w:val="18"/>
                  <w:szCs w:val="18"/>
                </w:rPr>
                <w:t xml:space="preserve"> </w:t>
              </w:r>
              <w:r w:rsidR="006F332A">
                <w:rPr>
                  <w:rFonts w:asciiTheme="minorHAnsi" w:hAnsiTheme="minorHAnsi" w:cstheme="minorHAnsi"/>
                  <w:sz w:val="18"/>
                  <w:szCs w:val="18"/>
                </w:rPr>
                <w:t>– pixel value</w:t>
              </w:r>
            </w:ins>
          </w:p>
          <w:p w14:paraId="77A2366B" w14:textId="77777777" w:rsidR="00641F8D" w:rsidRPr="008A5E8B" w:rsidRDefault="00641F8D" w:rsidP="009A0BD9">
            <w:pPr>
              <w:rPr>
                <w:rFonts w:asciiTheme="minorHAnsi" w:hAnsiTheme="minorHAnsi" w:cstheme="minorHAnsi"/>
                <w:color w:val="000000"/>
                <w:sz w:val="20"/>
                <w:szCs w:val="20"/>
              </w:rPr>
            </w:pPr>
          </w:p>
          <w:p w14:paraId="6AFB917D"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50095BE0" w14:textId="77777777" w:rsidR="00641F8D" w:rsidRPr="006C5B2D" w:rsidRDefault="00641F8D" w:rsidP="009A0BD9">
            <w:pPr>
              <w:rPr>
                <w:rFonts w:asciiTheme="minorHAnsi" w:hAnsiTheme="minorHAnsi" w:cstheme="minorHAnsi"/>
                <w:color w:val="000000"/>
                <w:sz w:val="18"/>
                <w:szCs w:val="18"/>
              </w:rPr>
            </w:pPr>
          </w:p>
          <w:p w14:paraId="121676C5"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2D7279B"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1317161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7B72D59"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9539AA1"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lastRenderedPageBreak/>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75FF086"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269B1CF2"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7B248B5"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D9C0498" w14:textId="77777777" w:rsidR="00641F8D" w:rsidRDefault="00641F8D" w:rsidP="009A0BD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TransformRaster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5BF853B" w14:textId="77777777" w:rsidR="00CD69D5" w:rsidRDefault="00CD69D5" w:rsidP="009A0BD9">
            <w:pPr>
              <w:rPr>
                <w:rFonts w:asciiTheme="minorHAnsi" w:hAnsiTheme="minorHAnsi" w:cstheme="minorHAnsi"/>
                <w:color w:val="000000"/>
                <w:sz w:val="18"/>
                <w:szCs w:val="18"/>
                <w:lang w:val="en-US" w:eastAsia="en-US"/>
              </w:rPr>
            </w:pPr>
          </w:p>
          <w:p w14:paraId="0810EF13" w14:textId="579D2D74" w:rsidR="00CD69D5" w:rsidRPr="00BF5C3A" w:rsidRDefault="00CD69D5" w:rsidP="00CD69D5">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w:t>
            </w:r>
            <w:r>
              <w:rPr>
                <w:rFonts w:asciiTheme="minorHAnsi" w:hAnsiTheme="minorHAnsi" w:cstheme="minorHAnsi"/>
                <w:b/>
                <w:color w:val="000020"/>
                <w:sz w:val="18"/>
                <w:szCs w:val="18"/>
              </w:rPr>
              <w:t>ptions</w:t>
            </w:r>
            <w:r>
              <w:rPr>
                <w:rFonts w:asciiTheme="minorHAnsi" w:hAnsiTheme="minorHAnsi" w:cstheme="minorHAnsi"/>
                <w:b/>
                <w:color w:val="000020"/>
                <w:sz w:val="18"/>
                <w:szCs w:val="18"/>
              </w:rPr>
              <w:t>&gt;&gt;</w:t>
            </w:r>
          </w:p>
          <w:p w14:paraId="256BCD85" w14:textId="77777777" w:rsidR="00CD69D5" w:rsidRPr="00081208" w:rsidRDefault="00CD69D5" w:rsidP="00CD69D5">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‘STRETCH’ this value defines the upper limit of the stretched value.</w:t>
            </w:r>
          </w:p>
          <w:p w14:paraId="33B82176" w14:textId="77777777" w:rsidR="00CD69D5" w:rsidRPr="00081208" w:rsidRDefault="00CD69D5" w:rsidP="00CD69D5">
            <w:pPr>
              <w:rPr>
                <w:rFonts w:asciiTheme="minorHAnsi" w:hAnsiTheme="minorHAnsi" w:cstheme="minorHAnsi"/>
                <w:color w:val="000000"/>
                <w:sz w:val="18"/>
                <w:szCs w:val="20"/>
              </w:rPr>
            </w:pPr>
          </w:p>
          <w:p w14:paraId="39E883E9" w14:textId="77777777" w:rsidR="00CD69D5" w:rsidRDefault="00CD69D5" w:rsidP="00CD69D5">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‘STRETCH’ this value defines the lower limit of the stretched value.</w:t>
            </w:r>
          </w:p>
          <w:p w14:paraId="0CB05E42" w14:textId="77777777" w:rsidR="00CD69D5" w:rsidRDefault="00CD69D5" w:rsidP="009A0BD9">
            <w:pPr>
              <w:rPr>
                <w:rFonts w:asciiTheme="minorHAnsi" w:hAnsiTheme="minorHAnsi" w:cstheme="minorHAnsi"/>
                <w:color w:val="000000"/>
                <w:sz w:val="18"/>
                <w:szCs w:val="18"/>
                <w:lang w:val="en-US" w:eastAsia="en-US"/>
              </w:rPr>
            </w:pPr>
          </w:p>
          <w:p w14:paraId="308F496B" w14:textId="77777777" w:rsidR="00CD69D5" w:rsidRPr="00BF5C3A" w:rsidRDefault="00CD69D5" w:rsidP="00CD69D5">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04005B20" w14:textId="77777777" w:rsidR="00CD69D5" w:rsidRDefault="00CD69D5" w:rsidP="00CD69D5">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1CB49885" w14:textId="77777777" w:rsidR="00CD69D5" w:rsidRDefault="00CD69D5" w:rsidP="00CD69D5">
            <w:pPr>
              <w:autoSpaceDE w:val="0"/>
              <w:autoSpaceDN w:val="0"/>
              <w:adjustRightInd w:val="0"/>
              <w:rPr>
                <w:rFonts w:asciiTheme="minorHAnsi" w:hAnsiTheme="minorHAnsi" w:cstheme="minorHAnsi"/>
                <w:color w:val="000020"/>
                <w:sz w:val="18"/>
                <w:szCs w:val="18"/>
              </w:rPr>
            </w:pPr>
          </w:p>
          <w:p w14:paraId="574BDB24" w14:textId="77777777" w:rsidR="00CD69D5" w:rsidRDefault="00CD69D5" w:rsidP="00CD69D5">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0E2E119C" w14:textId="77777777" w:rsidR="00641F8D" w:rsidRPr="006C5B2D" w:rsidRDefault="00943AA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186644F9" w14:textId="77777777" w:rsidR="00641F8D" w:rsidRPr="008A5E8B" w:rsidRDefault="00641F8D" w:rsidP="009A0BD9">
            <w:pPr>
              <w:rPr>
                <w:rFonts w:asciiTheme="minorHAnsi" w:hAnsiTheme="minorHAnsi" w:cstheme="minorHAnsi"/>
                <w:sz w:val="18"/>
                <w:szCs w:val="18"/>
              </w:rPr>
            </w:pPr>
          </w:p>
        </w:tc>
      </w:tr>
      <w:tr w:rsidR="006F332A" w:rsidRPr="008A5E8B" w14:paraId="478D449A" w14:textId="77777777" w:rsidTr="009A0BD9">
        <w:trPr>
          <w:ins w:id="249" w:author="Tom Barrett" w:date="2017-05-05T13:06:00Z"/>
        </w:trPr>
        <w:tc>
          <w:tcPr>
            <w:tcW w:w="3230" w:type="dxa"/>
          </w:tcPr>
          <w:p w14:paraId="641F57A8" w14:textId="77777777" w:rsidR="006F332A" w:rsidRPr="008A5E8B" w:rsidRDefault="006F332A" w:rsidP="009A0BD9">
            <w:pPr>
              <w:rPr>
                <w:ins w:id="250" w:author="Tom Barrett" w:date="2017-05-05T13:06:00Z"/>
                <w:rFonts w:asciiTheme="minorHAnsi" w:hAnsiTheme="minorHAnsi" w:cstheme="minorHAnsi"/>
                <w:noProof/>
                <w:sz w:val="18"/>
                <w:szCs w:val="18"/>
              </w:rPr>
            </w:pPr>
          </w:p>
        </w:tc>
        <w:tc>
          <w:tcPr>
            <w:tcW w:w="10718" w:type="dxa"/>
          </w:tcPr>
          <w:p w14:paraId="2172AE16" w14:textId="77777777" w:rsidR="006F332A" w:rsidRDefault="006F332A" w:rsidP="009A0BD9">
            <w:pPr>
              <w:pStyle w:val="NormalWeb"/>
              <w:spacing w:before="0" w:beforeAutospacing="0" w:after="0" w:afterAutospacing="0"/>
              <w:rPr>
                <w:ins w:id="251" w:author="Tom Barrett" w:date="2017-05-05T13:06:00Z"/>
                <w:rFonts w:asciiTheme="minorHAnsi" w:hAnsiTheme="minorHAnsi" w:cstheme="minorHAnsi"/>
                <w:sz w:val="18"/>
                <w:szCs w:val="18"/>
              </w:rPr>
            </w:pPr>
          </w:p>
        </w:tc>
      </w:tr>
    </w:tbl>
    <w:p w14:paraId="4D97DA22" w14:textId="77777777" w:rsidR="00641F8D" w:rsidRDefault="00641F8D" w:rsidP="00641F8D">
      <w:bookmarkStart w:id="252" w:name="_3.3.7_Set_Raster"/>
      <w:bookmarkEnd w:id="252"/>
    </w:p>
    <w:p w14:paraId="2884B2EE" w14:textId="77777777" w:rsidR="00641F8D" w:rsidRPr="00820D40" w:rsidRDefault="00641F8D" w:rsidP="00F44C3D">
      <w:pPr>
        <w:pStyle w:val="Heading3"/>
      </w:pPr>
      <w:bookmarkStart w:id="253" w:name="_Raster_&gt;_Tweak"/>
      <w:bookmarkStart w:id="254" w:name="_Toc476903425"/>
      <w:bookmarkEnd w:id="253"/>
      <w:r w:rsidRPr="00820D40">
        <w:t xml:space="preserve">Raster </w:t>
      </w:r>
      <w:r>
        <w:t xml:space="preserve">&gt; </w:t>
      </w:r>
      <w:r w:rsidRPr="00820D40">
        <w:t>Tweak Values</w:t>
      </w:r>
      <w:bookmarkEnd w:id="254"/>
    </w:p>
    <w:tbl>
      <w:tblPr>
        <w:tblStyle w:val="TableGrid"/>
        <w:tblW w:w="0" w:type="auto"/>
        <w:tblLook w:val="04A0" w:firstRow="1" w:lastRow="0" w:firstColumn="1" w:lastColumn="0" w:noHBand="0" w:noVBand="1"/>
      </w:tblPr>
      <w:tblGrid>
        <w:gridCol w:w="2826"/>
        <w:gridCol w:w="11122"/>
      </w:tblGrid>
      <w:tr w:rsidR="00641F8D" w:rsidRPr="008A5E8B" w14:paraId="42206108" w14:textId="77777777" w:rsidTr="009A0BD9">
        <w:tc>
          <w:tcPr>
            <w:tcW w:w="2122" w:type="dxa"/>
          </w:tcPr>
          <w:p w14:paraId="05D10A30"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F808FFB"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43023DF4" w14:textId="77777777" w:rsidTr="009A0BD9">
        <w:tc>
          <w:tcPr>
            <w:tcW w:w="2122" w:type="dxa"/>
          </w:tcPr>
          <w:p w14:paraId="6F37495E" w14:textId="77777777" w:rsidR="00641F8D" w:rsidRPr="008A5E8B" w:rsidRDefault="00641F8D" w:rsidP="009A0BD9">
            <w:pPr>
              <w:rPr>
                <w:rFonts w:asciiTheme="minorHAnsi" w:hAnsiTheme="minorHAnsi" w:cstheme="minorHAnsi"/>
                <w:sz w:val="18"/>
                <w:szCs w:val="18"/>
              </w:rPr>
            </w:pPr>
          </w:p>
          <w:p w14:paraId="370696B5" w14:textId="38C85221" w:rsidR="00641F8D" w:rsidRPr="008A5E8B"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w:lastRenderedPageBreak/>
              <mc:AlternateContent>
                <mc:Choice Requires="wps">
                  <w:drawing>
                    <wp:anchor distT="0" distB="0" distL="114300" distR="114300" simplePos="0" relativeHeight="251817984" behindDoc="0" locked="0" layoutInCell="1" allowOverlap="1" wp14:anchorId="191B018A" wp14:editId="1ADE60B4">
                      <wp:simplePos x="0" y="0"/>
                      <wp:positionH relativeFrom="column">
                        <wp:posOffset>323429</wp:posOffset>
                      </wp:positionH>
                      <wp:positionV relativeFrom="paragraph">
                        <wp:posOffset>2503827</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0D317472" id="Oval 104" o:spid="_x0000_s1026" style="position:absolute;margin-left:25.45pt;margin-top:197.15pt;width:99.85pt;height:22.7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" filled="f" strokecolor="red" strokeweight="2pt"/>
                  </w:pict>
                </mc:Fallback>
              </mc:AlternateContent>
            </w:r>
            <w:r w:rsidR="00104A69">
              <w:rPr>
                <w:noProof/>
              </w:rPr>
              <w:drawing>
                <wp:inline distT="0" distB="0" distL="0" distR="0" wp14:anchorId="78039467" wp14:editId="23FF23B9">
                  <wp:extent cx="1653342" cy="2937409"/>
                  <wp:effectExtent l="0" t="0" r="444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58909" cy="2947300"/>
                          </a:xfrm>
                          <a:prstGeom prst="rect">
                            <a:avLst/>
                          </a:prstGeom>
                        </pic:spPr>
                      </pic:pic>
                    </a:graphicData>
                  </a:graphic>
                </wp:inline>
              </w:drawing>
            </w:r>
          </w:p>
        </w:tc>
        <w:tc>
          <w:tcPr>
            <w:tcW w:w="11765" w:type="dxa"/>
          </w:tcPr>
          <w:p w14:paraId="12D06577" w14:textId="77777777" w:rsidR="00641F8D" w:rsidRPr="008A5E8B" w:rsidRDefault="00641F8D" w:rsidP="009A0BD9">
            <w:pPr>
              <w:rPr>
                <w:rFonts w:asciiTheme="minorHAnsi" w:hAnsiTheme="minorHAnsi" w:cstheme="minorHAnsi"/>
                <w:sz w:val="18"/>
                <w:szCs w:val="18"/>
              </w:rPr>
            </w:pPr>
          </w:p>
          <w:p w14:paraId="5FD13330"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Pr="008A5E8B">
              <w:rPr>
                <w:rFonts w:asciiTheme="minorHAnsi" w:hAnsiTheme="minorHAnsi" w:cstheme="minorHAnsi"/>
                <w:color w:val="000020"/>
                <w:sz w:val="18"/>
                <w:szCs w:val="18"/>
                <w:lang w:val="en"/>
              </w:rPr>
              <w:t>is used to tw</w:t>
            </w:r>
            <w:r>
              <w:rPr>
                <w:rFonts w:asciiTheme="minorHAnsi" w:hAnsiTheme="minorHAnsi" w:cstheme="minorHAnsi"/>
                <w:color w:val="000020"/>
                <w:sz w:val="18"/>
                <w:szCs w:val="18"/>
                <w:lang w:val="en"/>
              </w:rPr>
              <w:t>eak, or change, raster values. The changes can be restricted to a smaller range of v</w:t>
            </w:r>
            <w:r w:rsidRPr="008A5E8B">
              <w:rPr>
                <w:rFonts w:asciiTheme="minorHAnsi" w:hAnsiTheme="minorHAnsi" w:cstheme="minorHAnsi"/>
                <w:color w:val="000020"/>
                <w:sz w:val="18"/>
                <w:szCs w:val="18"/>
                <w:lang w:val="en"/>
              </w:rPr>
              <w:t xml:space="preserve">alues </w:t>
            </w:r>
            <w:r>
              <w:rPr>
                <w:rFonts w:asciiTheme="minorHAnsi" w:hAnsiTheme="minorHAnsi" w:cstheme="minorHAnsi"/>
                <w:color w:val="000020"/>
                <w:sz w:val="18"/>
                <w:szCs w:val="18"/>
                <w:lang w:val="en"/>
              </w:rPr>
              <w:t xml:space="preserve">by applying a </w:t>
            </w:r>
            <w:r w:rsidRPr="008A5E8B">
              <w:rPr>
                <w:rFonts w:asciiTheme="minorHAnsi" w:hAnsiTheme="minorHAnsi" w:cstheme="minorHAnsi"/>
                <w:color w:val="000020"/>
                <w:sz w:val="18"/>
                <w:szCs w:val="18"/>
                <w:lang w:val="en"/>
              </w:rPr>
              <w:t xml:space="preserve">floor and ceiling, be scaled, translated and also converted to integer data type.  The changes to the pixel values are undertaken in the order they’re presented in the tool, </w:t>
            </w:r>
            <w:proofErr w:type="spellStart"/>
            <w:r w:rsidRPr="008A5E8B">
              <w:rPr>
                <w:rFonts w:asciiTheme="minorHAnsi" w:hAnsiTheme="minorHAnsi" w:cstheme="minorHAnsi"/>
                <w:color w:val="000020"/>
                <w:sz w:val="18"/>
                <w:szCs w:val="18"/>
                <w:lang w:val="en"/>
              </w:rPr>
              <w:t>ie</w:t>
            </w:r>
            <w:proofErr w:type="spellEnd"/>
            <w:r w:rsidRPr="008A5E8B">
              <w:rPr>
                <w:rFonts w:asciiTheme="minorHAnsi" w:hAnsiTheme="minorHAnsi" w:cstheme="minorHAnsi"/>
                <w:color w:val="000020"/>
                <w:sz w:val="18"/>
                <w:szCs w:val="18"/>
                <w:lang w:val="en"/>
              </w:rPr>
              <w:t xml:space="preserve">. 1) Rescaling between a floor and ceiling, 2) Scale Factor, 3) Constant Shift and 4) </w:t>
            </w:r>
            <w:proofErr w:type="spellStart"/>
            <w:r w:rsidRPr="008A5E8B">
              <w:rPr>
                <w:rFonts w:asciiTheme="minorHAnsi" w:hAnsiTheme="minorHAnsi" w:cstheme="minorHAnsi"/>
                <w:color w:val="000020"/>
                <w:sz w:val="18"/>
                <w:szCs w:val="18"/>
                <w:lang w:val="en"/>
              </w:rPr>
              <w:t>Integerise</w:t>
            </w:r>
            <w:proofErr w:type="spellEnd"/>
            <w:r w:rsidRPr="008A5E8B">
              <w:rPr>
                <w:rFonts w:asciiTheme="minorHAnsi" w:hAnsiTheme="minorHAnsi" w:cstheme="minorHAnsi"/>
                <w:color w:val="000020"/>
                <w:sz w:val="18"/>
                <w:szCs w:val="18"/>
                <w:lang w:val="en"/>
              </w:rPr>
              <w:t xml:space="preserve">. </w:t>
            </w:r>
          </w:p>
          <w:p w14:paraId="77A591AD" w14:textId="77777777" w:rsidR="00641F8D" w:rsidRPr="008A5E8B" w:rsidRDefault="00641F8D" w:rsidP="009A0BD9">
            <w:pPr>
              <w:pStyle w:val="NormalWeb"/>
              <w:spacing w:before="0" w:beforeAutospacing="0" w:after="0" w:afterAutospacing="0"/>
              <w:rPr>
                <w:rFonts w:asciiTheme="minorHAnsi" w:hAnsiTheme="minorHAnsi" w:cstheme="minorHAnsi"/>
                <w:sz w:val="18"/>
                <w:szCs w:val="18"/>
              </w:rPr>
            </w:pPr>
          </w:p>
          <w:p w14:paraId="25D28080"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179882A6" w14:textId="77777777" w:rsidR="00641F8D" w:rsidRPr="004C37F8" w:rsidRDefault="00641F8D" w:rsidP="009A0BD9">
            <w:pPr>
              <w:rPr>
                <w:rFonts w:asciiTheme="minorHAnsi" w:hAnsiTheme="minorHAnsi" w:cstheme="minorHAnsi"/>
                <w:b/>
                <w:sz w:val="18"/>
                <w:szCs w:val="18"/>
              </w:rPr>
            </w:pPr>
          </w:p>
          <w:p w14:paraId="50D8CD1B"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project</w:t>
            </w:r>
            <w:r w:rsidRPr="004C37F8">
              <w:rPr>
                <w:rFonts w:asciiTheme="minorHAnsi" w:hAnsiTheme="minorHAnsi" w:cstheme="minorHAnsi"/>
                <w:sz w:val="18"/>
                <w:szCs w:val="18"/>
              </w:rPr>
              <w:t>.</w:t>
            </w:r>
          </w:p>
          <w:p w14:paraId="2841647E" w14:textId="77777777" w:rsidR="00641F8D" w:rsidRDefault="00641F8D" w:rsidP="009A0BD9">
            <w:pPr>
              <w:rPr>
                <w:rFonts w:asciiTheme="minorHAnsi" w:hAnsiTheme="minorHAnsi" w:cstheme="minorHAnsi"/>
                <w:sz w:val="18"/>
                <w:szCs w:val="18"/>
              </w:rPr>
            </w:pPr>
          </w:p>
          <w:p w14:paraId="32243DBD" w14:textId="77777777" w:rsidR="00641F8D" w:rsidRPr="006C5B2D" w:rsidRDefault="00641F8D" w:rsidP="009A0BD9">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 </w:t>
            </w:r>
            <w:proofErr w:type="spellStart"/>
            <w:r w:rsidRPr="006C5B2D">
              <w:rPr>
                <w:rFonts w:asciiTheme="minorHAnsi" w:hAnsiTheme="minorHAnsi" w:cstheme="minorHAnsi"/>
                <w:sz w:val="18"/>
                <w:szCs w:val="18"/>
              </w:rPr>
              <w:t>img</w:t>
            </w:r>
            <w:proofErr w:type="spellEnd"/>
            <w:r w:rsidRPr="006C5B2D">
              <w:rPr>
                <w:rFonts w:asciiTheme="minorHAnsi" w:hAnsiTheme="minorHAnsi" w:cstheme="minorHAnsi"/>
                <w:sz w:val="18"/>
                <w:szCs w:val="18"/>
              </w:rPr>
              <w:t xml:space="preserve"> (ERDAS IMAGINE) or </w:t>
            </w:r>
            <w:proofErr w:type="spellStart"/>
            <w:r w:rsidRPr="006C5B2D">
              <w:rPr>
                <w:rFonts w:asciiTheme="minorHAnsi" w:hAnsiTheme="minorHAnsi" w:cstheme="minorHAnsi"/>
                <w:sz w:val="18"/>
                <w:szCs w:val="18"/>
              </w:rPr>
              <w:t>tif</w:t>
            </w:r>
            <w:proofErr w:type="spellEnd"/>
            <w:r w:rsidRPr="006C5B2D">
              <w:rPr>
                <w:rFonts w:asciiTheme="minorHAnsi" w:hAnsiTheme="minorHAnsi" w:cstheme="minorHAnsi"/>
                <w:sz w:val="18"/>
                <w:szCs w:val="18"/>
              </w:rPr>
              <w:t xml:space="preserve"> (</w:t>
            </w:r>
            <w:proofErr w:type="spellStart"/>
            <w:r w:rsidRPr="006C5B2D">
              <w:rPr>
                <w:rFonts w:asciiTheme="minorHAnsi" w:hAnsiTheme="minorHAnsi" w:cstheme="minorHAnsi"/>
                <w:sz w:val="18"/>
                <w:szCs w:val="18"/>
              </w:rPr>
              <w:t>GeoTIFF</w:t>
            </w:r>
            <w:proofErr w:type="spellEnd"/>
            <w:r w:rsidRPr="006C5B2D">
              <w:rPr>
                <w:rFonts w:asciiTheme="minorHAnsi" w:hAnsiTheme="minorHAnsi" w:cstheme="minorHAnsi"/>
                <w:sz w:val="18"/>
                <w:szCs w:val="18"/>
              </w:rPr>
              <w:t xml:space="preserve">).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w:t>
            </w:r>
            <w:proofErr w:type="spellStart"/>
            <w:r w:rsidRPr="006C5B2D">
              <w:rPr>
                <w:rFonts w:asciiTheme="minorHAnsi" w:hAnsiTheme="minorHAnsi" w:cstheme="minorHAnsi"/>
                <w:sz w:val="18"/>
                <w:szCs w:val="18"/>
              </w:rPr>
              <w:t>Esri</w:t>
            </w:r>
            <w:proofErr w:type="spellEnd"/>
            <w:r w:rsidRPr="006C5B2D">
              <w:rPr>
                <w:rFonts w:asciiTheme="minorHAnsi" w:hAnsiTheme="minorHAnsi" w:cstheme="minorHAnsi"/>
                <w:sz w:val="18"/>
                <w:szCs w:val="18"/>
              </w:rPr>
              <w:t xml:space="preserve">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 xml:space="preserve">When storing your raster </w:t>
            </w:r>
            <w:r w:rsidRPr="006C5B2D">
              <w:rPr>
                <w:rFonts w:asciiTheme="minorHAnsi" w:hAnsiTheme="minorHAnsi" w:cstheme="minorHAnsi"/>
                <w:color w:val="000000"/>
                <w:sz w:val="18"/>
                <w:szCs w:val="18"/>
              </w:rPr>
              <w:lastRenderedPageBreak/>
              <w:t>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3361531A" w14:textId="77777777" w:rsidR="00641F8D" w:rsidRPr="006C5B2D" w:rsidRDefault="00641F8D" w:rsidP="009A0BD9">
            <w:pPr>
              <w:rPr>
                <w:rFonts w:asciiTheme="minorHAnsi" w:hAnsiTheme="minorHAnsi" w:cstheme="minorHAnsi"/>
                <w:color w:val="000000"/>
                <w:sz w:val="18"/>
                <w:szCs w:val="18"/>
              </w:rPr>
            </w:pPr>
          </w:p>
          <w:p w14:paraId="37BDE55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B12F1E0"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70D5E09C"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816B064"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979BF92"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4EB73CAC"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669F7D68"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F9AE057"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439D301D" w14:textId="77777777" w:rsidR="00641F8D" w:rsidRDefault="00641F8D" w:rsidP="009A0BD9">
            <w:pPr>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TweakValuesRaster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3F8E65" w14:textId="77777777" w:rsidR="00D36480" w:rsidRDefault="00D36480" w:rsidP="009A0BD9">
            <w:pPr>
              <w:rPr>
                <w:rFonts w:asciiTheme="minorHAnsi" w:hAnsiTheme="minorHAnsi" w:cstheme="minorHAnsi"/>
                <w:color w:val="000000"/>
                <w:sz w:val="18"/>
                <w:szCs w:val="18"/>
                <w:lang w:val="en-US" w:eastAsia="en-US"/>
              </w:rPr>
            </w:pPr>
          </w:p>
          <w:p w14:paraId="4F2760AB" w14:textId="38AA36EA" w:rsidR="00D36480" w:rsidRPr="00BF5C3A" w:rsidRDefault="00D36480" w:rsidP="00D36480">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Options</w:t>
            </w:r>
            <w:r>
              <w:rPr>
                <w:rFonts w:asciiTheme="minorHAnsi" w:hAnsiTheme="minorHAnsi" w:cstheme="minorHAnsi"/>
                <w:b/>
                <w:color w:val="000020"/>
                <w:sz w:val="18"/>
                <w:szCs w:val="18"/>
              </w:rPr>
              <w:t>&gt;&gt;</w:t>
            </w:r>
          </w:p>
          <w:p w14:paraId="1A6A716D" w14:textId="77777777" w:rsidR="00D36480" w:rsidRPr="008A5E8B" w:rsidRDefault="00D36480" w:rsidP="00D36480">
            <w:pPr>
              <w:rPr>
                <w:rFonts w:asciiTheme="minorHAnsi" w:hAnsiTheme="minorHAnsi" w:cstheme="minorHAnsi"/>
                <w:sz w:val="18"/>
                <w:szCs w:val="18"/>
              </w:rPr>
            </w:pPr>
            <w:r w:rsidRPr="008A5E8B">
              <w:rPr>
                <w:rFonts w:asciiTheme="minorHAnsi" w:hAnsiTheme="minorHAnsi" w:cstheme="minorHAnsi"/>
                <w:b/>
                <w:sz w:val="18"/>
                <w:szCs w:val="18"/>
              </w:rPr>
              <w:t xml:space="preserve">Scale Factor (optional): </w:t>
            </w:r>
            <w:r w:rsidRPr="008A5E8B">
              <w:rPr>
                <w:rFonts w:asciiTheme="minorHAnsi" w:hAnsiTheme="minorHAnsi" w:cstheme="minorHAnsi"/>
                <w:sz w:val="18"/>
                <w:szCs w:val="18"/>
              </w:rPr>
              <w:t>All pixel values will be multiplied by this number.</w:t>
            </w:r>
          </w:p>
          <w:p w14:paraId="008E25AA" w14:textId="77777777" w:rsidR="00D36480" w:rsidRPr="008A5E8B" w:rsidRDefault="00D36480" w:rsidP="00D36480">
            <w:pPr>
              <w:rPr>
                <w:rFonts w:asciiTheme="minorHAnsi" w:hAnsiTheme="minorHAnsi" w:cstheme="minorHAnsi"/>
                <w:sz w:val="18"/>
                <w:szCs w:val="18"/>
              </w:rPr>
            </w:pPr>
          </w:p>
          <w:p w14:paraId="68478DAC" w14:textId="77777777" w:rsidR="00D36480" w:rsidRPr="008A5E8B" w:rsidRDefault="00D36480" w:rsidP="00D36480">
            <w:pPr>
              <w:rPr>
                <w:rFonts w:asciiTheme="minorHAnsi" w:hAnsiTheme="minorHAnsi" w:cstheme="minorHAnsi"/>
                <w:b/>
                <w:sz w:val="18"/>
                <w:szCs w:val="18"/>
              </w:rPr>
            </w:pPr>
            <w:r w:rsidRPr="008A5E8B">
              <w:rPr>
                <w:rFonts w:asciiTheme="minorHAnsi" w:hAnsiTheme="minorHAnsi" w:cstheme="minorHAnsi"/>
                <w:b/>
                <w:sz w:val="18"/>
                <w:szCs w:val="18"/>
              </w:rPr>
              <w:t xml:space="preserve">Constant Shift (optional): </w:t>
            </w:r>
            <w:r w:rsidRPr="008A5E8B">
              <w:rPr>
                <w:rFonts w:asciiTheme="minorHAnsi" w:hAnsiTheme="minorHAnsi" w:cstheme="minorHAnsi"/>
                <w:sz w:val="18"/>
                <w:szCs w:val="18"/>
              </w:rPr>
              <w:t>This value is added to all values.</w:t>
            </w:r>
          </w:p>
          <w:p w14:paraId="5FAD72FF" w14:textId="77777777" w:rsidR="00D36480" w:rsidRDefault="00D36480" w:rsidP="009A0BD9">
            <w:pPr>
              <w:rPr>
                <w:rFonts w:asciiTheme="minorHAnsi" w:hAnsiTheme="minorHAnsi" w:cstheme="minorHAnsi"/>
                <w:color w:val="000000"/>
                <w:sz w:val="18"/>
                <w:szCs w:val="18"/>
                <w:lang w:val="en-US" w:eastAsia="en-US"/>
              </w:rPr>
            </w:pPr>
          </w:p>
          <w:p w14:paraId="49E487CC" w14:textId="77777777" w:rsidR="00D36480" w:rsidRPr="008A5E8B" w:rsidRDefault="00D36480" w:rsidP="00D36480">
            <w:pPr>
              <w:rPr>
                <w:rFonts w:asciiTheme="minorHAnsi" w:hAnsiTheme="minorHAnsi" w:cstheme="minorHAnsi"/>
                <w:sz w:val="18"/>
                <w:szCs w:val="18"/>
              </w:rPr>
            </w:pPr>
            <w:r>
              <w:rPr>
                <w:rFonts w:asciiTheme="minorHAnsi" w:hAnsiTheme="minorHAnsi" w:cstheme="minorHAnsi"/>
                <w:b/>
                <w:sz w:val="18"/>
                <w:szCs w:val="18"/>
              </w:rPr>
              <w:t>Minimum v</w:t>
            </w:r>
            <w:r w:rsidRPr="008A5E8B">
              <w:rPr>
                <w:rFonts w:asciiTheme="minorHAnsi" w:hAnsiTheme="minorHAnsi" w:cstheme="minorHAnsi"/>
                <w:b/>
                <w:sz w:val="18"/>
                <w:szCs w:val="18"/>
              </w:rPr>
              <w:t xml:space="preserve">alue (optional): </w:t>
            </w:r>
            <w:r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Pr>
                <w:rFonts w:asciiTheme="minorHAnsi" w:hAnsiTheme="minorHAnsi" w:cstheme="minorHAnsi"/>
                <w:b/>
                <w:sz w:val="18"/>
                <w:szCs w:val="18"/>
              </w:rPr>
              <w:t>Values &lt; Minimum (optional)</w:t>
            </w:r>
            <w:r w:rsidRPr="008A5E8B">
              <w:rPr>
                <w:rFonts w:asciiTheme="minorHAnsi" w:hAnsiTheme="minorHAnsi" w:cstheme="minorHAnsi"/>
                <w:sz w:val="18"/>
                <w:szCs w:val="18"/>
              </w:rPr>
              <w:t xml:space="preserve">’ user input box. </w:t>
            </w:r>
          </w:p>
          <w:p w14:paraId="5F3A72C0" w14:textId="77777777" w:rsidR="00D36480" w:rsidRPr="008A5E8B" w:rsidRDefault="00D36480" w:rsidP="00D36480">
            <w:pPr>
              <w:rPr>
                <w:rFonts w:asciiTheme="minorHAnsi" w:hAnsiTheme="minorHAnsi" w:cstheme="minorHAnsi"/>
                <w:sz w:val="18"/>
                <w:szCs w:val="18"/>
              </w:rPr>
            </w:pPr>
          </w:p>
          <w:p w14:paraId="60512131" w14:textId="4BD0D72A" w:rsidR="00D36480" w:rsidRPr="008A5E8B" w:rsidRDefault="00D36480" w:rsidP="00D36480">
            <w:pPr>
              <w:rPr>
                <w:rFonts w:asciiTheme="minorHAnsi" w:hAnsiTheme="minorHAnsi" w:cstheme="minorHAnsi"/>
                <w:sz w:val="18"/>
                <w:szCs w:val="18"/>
              </w:rPr>
            </w:pPr>
            <w:r>
              <w:rPr>
                <w:rFonts w:asciiTheme="minorHAnsi" w:hAnsiTheme="minorHAnsi" w:cstheme="minorHAnsi"/>
                <w:b/>
                <w:sz w:val="18"/>
                <w:szCs w:val="18"/>
              </w:rPr>
              <w:t xml:space="preserve">Values </w:t>
            </w:r>
            <w:del w:id="255" w:author="Tom Barrett" w:date="2017-05-05T11:54:00Z">
              <w:r w:rsidDel="00D36480">
                <w:rPr>
                  <w:rFonts w:asciiTheme="minorHAnsi" w:hAnsiTheme="minorHAnsi" w:cstheme="minorHAnsi"/>
                  <w:b/>
                  <w:sz w:val="18"/>
                  <w:szCs w:val="18"/>
                </w:rPr>
                <w:delText xml:space="preserve">&lt; </w:delText>
              </w:r>
            </w:del>
            <w:ins w:id="256" w:author="Tom Barrett" w:date="2017-05-05T11:54:00Z">
              <w:r>
                <w:rPr>
                  <w:rFonts w:asciiTheme="minorHAnsi" w:hAnsiTheme="minorHAnsi" w:cstheme="minorHAnsi"/>
                  <w:b/>
                  <w:sz w:val="18"/>
                  <w:szCs w:val="18"/>
                </w:rPr>
                <w:t>Under</w:t>
              </w:r>
              <w:r>
                <w:rPr>
                  <w:rFonts w:asciiTheme="minorHAnsi" w:hAnsiTheme="minorHAnsi" w:cstheme="minorHAnsi"/>
                  <w:b/>
                  <w:sz w:val="18"/>
                  <w:szCs w:val="18"/>
                </w:rPr>
                <w:t xml:space="preserve"> </w:t>
              </w:r>
            </w:ins>
            <w:r>
              <w:rPr>
                <w:rFonts w:asciiTheme="minorHAnsi" w:hAnsiTheme="minorHAnsi" w:cstheme="minorHAnsi"/>
                <w:b/>
                <w:sz w:val="18"/>
                <w:szCs w:val="18"/>
              </w:rPr>
              <w:t>Minimum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value assigned to pixels with values &lt;= the value specified in the ‘</w:t>
            </w:r>
            <w:r w:rsidRPr="008A5E8B">
              <w:rPr>
                <w:rFonts w:asciiTheme="minorHAnsi" w:hAnsiTheme="minorHAnsi" w:cstheme="minorHAnsi"/>
                <w:b/>
                <w:sz w:val="18"/>
                <w:szCs w:val="18"/>
              </w:rPr>
              <w:t>Min</w:t>
            </w:r>
            <w:r>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23732ECB" w14:textId="77777777" w:rsidR="00D36480" w:rsidRPr="008A5E8B" w:rsidRDefault="00D36480" w:rsidP="00D36480">
            <w:pPr>
              <w:rPr>
                <w:rFonts w:asciiTheme="minorHAnsi" w:hAnsiTheme="minorHAnsi" w:cstheme="minorHAnsi"/>
                <w:sz w:val="18"/>
                <w:szCs w:val="18"/>
              </w:rPr>
            </w:pPr>
          </w:p>
          <w:p w14:paraId="14D6DAFF" w14:textId="77777777" w:rsidR="00D36480" w:rsidRDefault="00D36480" w:rsidP="00D36480">
            <w:pPr>
              <w:rPr>
                <w:rFonts w:asciiTheme="minorHAnsi" w:hAnsiTheme="minorHAnsi" w:cstheme="minorHAnsi"/>
                <w:sz w:val="18"/>
                <w:szCs w:val="18"/>
              </w:rPr>
            </w:pPr>
            <w:r w:rsidRPr="008A5E8B">
              <w:rPr>
                <w:rFonts w:asciiTheme="minorHAnsi" w:hAnsiTheme="minorHAnsi" w:cstheme="minorHAnsi"/>
                <w:b/>
                <w:sz w:val="18"/>
                <w:szCs w:val="18"/>
              </w:rPr>
              <w:t>Max</w:t>
            </w:r>
            <w:r>
              <w:rPr>
                <w:rFonts w:asciiTheme="minorHAnsi" w:hAnsiTheme="minorHAnsi" w:cstheme="minorHAnsi"/>
                <w:b/>
                <w:sz w:val="18"/>
                <w:szCs w:val="18"/>
              </w:rPr>
              <w:t>imum</w:t>
            </w:r>
            <w:r w:rsidRPr="008A5E8B">
              <w:rPr>
                <w:rFonts w:asciiTheme="minorHAnsi" w:hAnsiTheme="minorHAnsi" w:cstheme="minorHAnsi"/>
                <w:b/>
                <w:sz w:val="18"/>
                <w:szCs w:val="18"/>
              </w:rPr>
              <w:t xml:space="preserve"> Value (optional</w:t>
            </w:r>
            <w:r>
              <w:rPr>
                <w:rFonts w:asciiTheme="minorHAnsi" w:hAnsiTheme="minorHAnsi" w:cstheme="minorHAnsi"/>
                <w:b/>
                <w:sz w:val="18"/>
                <w:szCs w:val="18"/>
              </w:rPr>
              <w:t>)</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This is the upper or ‘ceiling’ value you want to restrict the data range to.  Any value &gt;= this value will be reclassified us</w:t>
            </w:r>
            <w:r>
              <w:rPr>
                <w:rFonts w:asciiTheme="minorHAnsi" w:hAnsiTheme="minorHAnsi" w:cstheme="minorHAnsi"/>
                <w:sz w:val="18"/>
                <w:szCs w:val="18"/>
              </w:rPr>
              <w:t xml:space="preserve">ing the value specified in the </w:t>
            </w:r>
            <w:r w:rsidRPr="008A5E8B">
              <w:rPr>
                <w:rFonts w:asciiTheme="minorHAnsi" w:hAnsiTheme="minorHAnsi" w:cstheme="minorHAnsi"/>
                <w:sz w:val="18"/>
                <w:szCs w:val="18"/>
              </w:rPr>
              <w:t>‘</w:t>
            </w:r>
            <w:r>
              <w:rPr>
                <w:rFonts w:asciiTheme="minorHAnsi" w:hAnsiTheme="minorHAnsi" w:cstheme="minorHAnsi"/>
                <w:b/>
                <w:sz w:val="18"/>
                <w:szCs w:val="18"/>
              </w:rPr>
              <w:t>Values &gt; Maximum (optional)</w:t>
            </w:r>
            <w:r w:rsidRPr="008A5E8B">
              <w:rPr>
                <w:rFonts w:asciiTheme="minorHAnsi" w:hAnsiTheme="minorHAnsi" w:cstheme="minorHAnsi"/>
                <w:sz w:val="18"/>
                <w:szCs w:val="18"/>
              </w:rPr>
              <w:t>’</w:t>
            </w:r>
            <w:r>
              <w:rPr>
                <w:rFonts w:asciiTheme="minorHAnsi" w:hAnsiTheme="minorHAnsi" w:cstheme="minorHAnsi"/>
                <w:sz w:val="18"/>
                <w:szCs w:val="18"/>
              </w:rPr>
              <w:t xml:space="preserve"> </w:t>
            </w:r>
            <w:r w:rsidRPr="008A5E8B">
              <w:rPr>
                <w:rFonts w:asciiTheme="minorHAnsi" w:hAnsiTheme="minorHAnsi" w:cstheme="minorHAnsi"/>
                <w:sz w:val="18"/>
                <w:szCs w:val="18"/>
              </w:rPr>
              <w:t xml:space="preserve">user input box. </w:t>
            </w:r>
          </w:p>
          <w:p w14:paraId="119C136D" w14:textId="77777777" w:rsidR="00D36480" w:rsidRDefault="00D36480" w:rsidP="00D36480">
            <w:pPr>
              <w:rPr>
                <w:rFonts w:asciiTheme="minorHAnsi" w:hAnsiTheme="minorHAnsi" w:cstheme="minorHAnsi"/>
                <w:sz w:val="18"/>
                <w:szCs w:val="18"/>
              </w:rPr>
            </w:pPr>
          </w:p>
          <w:p w14:paraId="2BA1E536" w14:textId="25DB3E13" w:rsidR="00D36480" w:rsidRPr="008A5E8B" w:rsidRDefault="00D36480" w:rsidP="00D36480">
            <w:pPr>
              <w:rPr>
                <w:rFonts w:asciiTheme="minorHAnsi" w:hAnsiTheme="minorHAnsi" w:cstheme="minorHAnsi"/>
                <w:sz w:val="18"/>
                <w:szCs w:val="18"/>
              </w:rPr>
            </w:pPr>
            <w:r>
              <w:rPr>
                <w:rFonts w:asciiTheme="minorHAnsi" w:hAnsiTheme="minorHAnsi" w:cstheme="minorHAnsi"/>
                <w:b/>
                <w:sz w:val="18"/>
                <w:szCs w:val="18"/>
              </w:rPr>
              <w:t xml:space="preserve">Values </w:t>
            </w:r>
            <w:ins w:id="257" w:author="Tom Barrett" w:date="2017-05-05T11:54:00Z">
              <w:r>
                <w:rPr>
                  <w:rFonts w:asciiTheme="minorHAnsi" w:hAnsiTheme="minorHAnsi" w:cstheme="minorHAnsi"/>
                  <w:b/>
                  <w:sz w:val="18"/>
                  <w:szCs w:val="18"/>
                </w:rPr>
                <w:t>Over</w:t>
              </w:r>
            </w:ins>
            <w:del w:id="258" w:author="Tom Barrett" w:date="2017-05-05T11:54:00Z">
              <w:r w:rsidDel="00D36480">
                <w:rPr>
                  <w:rFonts w:asciiTheme="minorHAnsi" w:hAnsiTheme="minorHAnsi" w:cstheme="minorHAnsi"/>
                  <w:b/>
                  <w:sz w:val="18"/>
                  <w:szCs w:val="18"/>
                </w:rPr>
                <w:delText>&gt;</w:delText>
              </w:r>
            </w:del>
            <w:r>
              <w:rPr>
                <w:rFonts w:asciiTheme="minorHAnsi" w:hAnsiTheme="minorHAnsi" w:cstheme="minorHAnsi"/>
                <w:b/>
                <w:sz w:val="18"/>
                <w:szCs w:val="18"/>
              </w:rPr>
              <w:t xml:space="preserve"> Maximum (optional)</w:t>
            </w:r>
            <w:r w:rsidRPr="008A5E8B">
              <w:rPr>
                <w:rFonts w:asciiTheme="minorHAnsi" w:hAnsiTheme="minorHAnsi" w:cstheme="minorHAnsi"/>
                <w:b/>
                <w:sz w:val="18"/>
                <w:szCs w:val="18"/>
              </w:rPr>
              <w:t xml:space="preserve">: </w:t>
            </w:r>
            <w:r w:rsidRPr="008A5E8B">
              <w:rPr>
                <w:rFonts w:asciiTheme="minorHAnsi" w:hAnsiTheme="minorHAnsi" w:cstheme="minorHAnsi"/>
                <w:sz w:val="18"/>
                <w:szCs w:val="18"/>
              </w:rPr>
              <w:t xml:space="preserve">This is the value assigned to pixels with values </w:t>
            </w:r>
            <w:r>
              <w:rPr>
                <w:rFonts w:asciiTheme="minorHAnsi" w:hAnsiTheme="minorHAnsi" w:cstheme="minorHAnsi"/>
                <w:sz w:val="18"/>
                <w:szCs w:val="18"/>
              </w:rPr>
              <w:t>&gt;=</w:t>
            </w:r>
            <w:r w:rsidRPr="008A5E8B">
              <w:rPr>
                <w:rFonts w:asciiTheme="minorHAnsi" w:hAnsiTheme="minorHAnsi" w:cstheme="minorHAnsi"/>
                <w:sz w:val="18"/>
                <w:szCs w:val="18"/>
              </w:rPr>
              <w:t xml:space="preserve"> the value specified in the ‘</w:t>
            </w:r>
            <w:r>
              <w:rPr>
                <w:rFonts w:asciiTheme="minorHAnsi" w:hAnsiTheme="minorHAnsi" w:cstheme="minorHAnsi"/>
                <w:b/>
                <w:sz w:val="18"/>
                <w:szCs w:val="18"/>
              </w:rPr>
              <w:t>Maximum</w:t>
            </w:r>
            <w:r w:rsidRPr="008A5E8B">
              <w:rPr>
                <w:rFonts w:asciiTheme="minorHAnsi" w:hAnsiTheme="minorHAnsi" w:cstheme="minorHAnsi"/>
                <w:b/>
                <w:sz w:val="18"/>
                <w:szCs w:val="18"/>
              </w:rPr>
              <w:t xml:space="preserve"> Value (optional)</w:t>
            </w:r>
            <w:r w:rsidRPr="008A5E8B">
              <w:rPr>
                <w:rFonts w:asciiTheme="minorHAnsi" w:hAnsiTheme="minorHAnsi" w:cstheme="minorHAnsi"/>
                <w:sz w:val="18"/>
                <w:szCs w:val="18"/>
              </w:rPr>
              <w:t>’ input box.</w:t>
            </w:r>
          </w:p>
          <w:p w14:paraId="7CE30D53" w14:textId="77777777" w:rsidR="00D36480" w:rsidRPr="008A5E8B" w:rsidRDefault="00D36480" w:rsidP="00D36480">
            <w:pPr>
              <w:rPr>
                <w:rFonts w:asciiTheme="minorHAnsi" w:hAnsiTheme="minorHAnsi" w:cstheme="minorHAnsi"/>
                <w:sz w:val="18"/>
                <w:szCs w:val="18"/>
              </w:rPr>
            </w:pPr>
          </w:p>
          <w:p w14:paraId="2D8318A6" w14:textId="66E9343E" w:rsidR="00D36480" w:rsidRPr="008A5E8B" w:rsidRDefault="00D36480" w:rsidP="00D36480">
            <w:pPr>
              <w:rPr>
                <w:rFonts w:asciiTheme="minorHAnsi" w:hAnsiTheme="minorHAnsi" w:cstheme="minorHAnsi"/>
                <w:sz w:val="18"/>
                <w:szCs w:val="18"/>
              </w:rPr>
            </w:pPr>
            <w:proofErr w:type="spellStart"/>
            <w:r w:rsidRPr="008A5E8B">
              <w:rPr>
                <w:rFonts w:asciiTheme="minorHAnsi" w:hAnsiTheme="minorHAnsi" w:cstheme="minorHAnsi"/>
                <w:b/>
                <w:sz w:val="18"/>
                <w:szCs w:val="18"/>
              </w:rPr>
              <w:t>Integerise</w:t>
            </w:r>
            <w:proofErr w:type="spellEnd"/>
            <w:ins w:id="259" w:author="Tom Barrett" w:date="2017-05-05T11:55:00Z">
              <w:r>
                <w:rPr>
                  <w:rFonts w:asciiTheme="minorHAnsi" w:hAnsiTheme="minorHAnsi" w:cstheme="minorHAnsi"/>
                  <w:b/>
                  <w:sz w:val="18"/>
                  <w:szCs w:val="18"/>
                </w:rPr>
                <w:t xml:space="preserve"> Result</w:t>
              </w:r>
            </w:ins>
            <w:r w:rsidRPr="008A5E8B">
              <w:rPr>
                <w:rFonts w:asciiTheme="minorHAnsi" w:hAnsiTheme="minorHAnsi" w:cstheme="minorHAnsi"/>
                <w:b/>
                <w:sz w:val="18"/>
                <w:szCs w:val="18"/>
              </w:rPr>
              <w:t xml:space="preserve"> (optional): </w:t>
            </w:r>
            <w:r w:rsidRPr="008A5E8B">
              <w:rPr>
                <w:rFonts w:asciiTheme="minorHAnsi" w:hAnsiTheme="minorHAnsi" w:cstheme="minorHAnsi"/>
                <w:sz w:val="18"/>
                <w:szCs w:val="18"/>
              </w:rPr>
              <w:t>Converts the data type to integer by ‘truncation’</w:t>
            </w:r>
            <w:r>
              <w:rPr>
                <w:rFonts w:asciiTheme="minorHAnsi" w:hAnsiTheme="minorHAnsi" w:cstheme="minorHAnsi"/>
                <w:sz w:val="18"/>
                <w:szCs w:val="18"/>
              </w:rPr>
              <w:t>.</w:t>
            </w:r>
            <w:r w:rsidRPr="008A5E8B">
              <w:rPr>
                <w:rFonts w:asciiTheme="minorHAnsi" w:hAnsiTheme="minorHAnsi" w:cstheme="minorHAnsi"/>
                <w:sz w:val="18"/>
                <w:szCs w:val="18"/>
              </w:rPr>
              <w:t xml:space="preserve"> .</w:t>
            </w:r>
          </w:p>
          <w:p w14:paraId="19555693" w14:textId="77777777" w:rsidR="00D36480" w:rsidRPr="008A5E8B" w:rsidRDefault="00D36480" w:rsidP="00D36480">
            <w:pPr>
              <w:rPr>
                <w:rFonts w:asciiTheme="minorHAnsi" w:hAnsiTheme="minorHAnsi" w:cstheme="minorHAnsi"/>
                <w:sz w:val="18"/>
                <w:szCs w:val="18"/>
              </w:rPr>
            </w:pPr>
          </w:p>
          <w:p w14:paraId="79E6F6B4" w14:textId="1B862A75" w:rsidR="00D36480" w:rsidRDefault="00D36480" w:rsidP="00D36480">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proofErr w:type="spellStart"/>
            <w:r w:rsidRPr="008A5E8B">
              <w:rPr>
                <w:rFonts w:asciiTheme="minorHAnsi" w:hAnsiTheme="minorHAnsi" w:cstheme="minorHAnsi"/>
                <w:b/>
                <w:i/>
                <w:sz w:val="18"/>
                <w:szCs w:val="18"/>
              </w:rPr>
              <w:t>Integerise</w:t>
            </w:r>
            <w:proofErr w:type="spellEnd"/>
            <w:r w:rsidRPr="008A5E8B">
              <w:rPr>
                <w:rFonts w:asciiTheme="minorHAnsi" w:hAnsiTheme="minorHAnsi" w:cstheme="minorHAnsi"/>
                <w:b/>
                <w:i/>
                <w:sz w:val="18"/>
                <w:szCs w:val="18"/>
              </w:rPr>
              <w:t xml:space="preserve"> </w:t>
            </w:r>
            <w:ins w:id="260" w:author="Tom Barrett" w:date="2017-05-05T11:55:00Z">
              <w:r>
                <w:rPr>
                  <w:rFonts w:asciiTheme="minorHAnsi" w:hAnsiTheme="minorHAnsi" w:cstheme="minorHAnsi"/>
                  <w:b/>
                  <w:i/>
                  <w:sz w:val="18"/>
                  <w:szCs w:val="18"/>
                </w:rPr>
                <w:t xml:space="preserve">Result </w:t>
              </w:r>
            </w:ins>
            <w:r w:rsidRPr="008A5E8B">
              <w:rPr>
                <w:rFonts w:asciiTheme="minorHAnsi" w:hAnsiTheme="minorHAnsi" w:cstheme="minorHAnsi"/>
                <w:b/>
                <w:i/>
                <w:sz w:val="18"/>
                <w:szCs w:val="18"/>
              </w:rPr>
              <w:t>(optional)</w:t>
            </w:r>
            <w:r w:rsidRPr="008A5E8B">
              <w:rPr>
                <w:rFonts w:asciiTheme="minorHAnsi" w:hAnsiTheme="minorHAnsi" w:cstheme="minorHAnsi"/>
                <w:i/>
                <w:sz w:val="18"/>
                <w:szCs w:val="18"/>
              </w:rPr>
              <w:t xml:space="preserve">’ function truncates floating point numbers </w:t>
            </w:r>
            <w:proofErr w:type="spellStart"/>
            <w:r w:rsidRPr="008A5E8B">
              <w:rPr>
                <w:rFonts w:asciiTheme="minorHAnsi" w:hAnsiTheme="minorHAnsi" w:cstheme="minorHAnsi"/>
                <w:i/>
                <w:sz w:val="18"/>
                <w:szCs w:val="18"/>
              </w:rPr>
              <w:t>eg</w:t>
            </w:r>
            <w:proofErr w:type="spellEnd"/>
            <w:r w:rsidRPr="008A5E8B">
              <w:rPr>
                <w:rFonts w:asciiTheme="minorHAnsi" w:hAnsiTheme="minorHAnsi" w:cstheme="minorHAnsi"/>
                <w:i/>
                <w:sz w:val="18"/>
                <w:szCs w:val="18"/>
              </w:rPr>
              <w:t xml:space="preserve">. 1.9 becomes 1.0.  To convert floating point values to integer by ‘rounding’ you will need to add 0.5, </w:t>
            </w:r>
            <w:proofErr w:type="spellStart"/>
            <w:r w:rsidRPr="008A5E8B">
              <w:rPr>
                <w:rFonts w:asciiTheme="minorHAnsi" w:hAnsiTheme="minorHAnsi" w:cstheme="minorHAnsi"/>
                <w:i/>
                <w:sz w:val="18"/>
                <w:szCs w:val="18"/>
              </w:rPr>
              <w:t>ie</w:t>
            </w:r>
            <w:proofErr w:type="spellEnd"/>
            <w:r w:rsidRPr="008A5E8B">
              <w:rPr>
                <w:rFonts w:asciiTheme="minorHAnsi" w:hAnsiTheme="minorHAnsi" w:cstheme="minorHAnsi"/>
                <w:i/>
                <w:sz w:val="18"/>
                <w:szCs w:val="18"/>
              </w:rPr>
              <w:t xml:space="preserv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2C934529" w14:textId="77777777" w:rsidR="00D36480" w:rsidRDefault="00D36480" w:rsidP="00D36480">
            <w:pPr>
              <w:rPr>
                <w:rFonts w:asciiTheme="minorHAnsi" w:hAnsiTheme="minorHAnsi" w:cstheme="minorHAnsi"/>
                <w:i/>
                <w:sz w:val="18"/>
                <w:szCs w:val="18"/>
              </w:rPr>
            </w:pPr>
          </w:p>
          <w:p w14:paraId="7D6FED03" w14:textId="77777777" w:rsidR="00D36480" w:rsidRDefault="00D36480" w:rsidP="009A0BD9">
            <w:pPr>
              <w:rPr>
                <w:rFonts w:asciiTheme="minorHAnsi" w:hAnsiTheme="minorHAnsi" w:cstheme="minorHAnsi"/>
                <w:color w:val="000000"/>
                <w:sz w:val="18"/>
                <w:szCs w:val="18"/>
                <w:lang w:val="en-US" w:eastAsia="en-US"/>
              </w:rPr>
            </w:pPr>
          </w:p>
          <w:p w14:paraId="1C219394" w14:textId="77777777" w:rsidR="00D36480" w:rsidRDefault="00D36480" w:rsidP="009A0BD9">
            <w:pPr>
              <w:rPr>
                <w:rFonts w:asciiTheme="minorHAnsi" w:hAnsiTheme="minorHAnsi" w:cstheme="minorHAnsi"/>
                <w:color w:val="000000"/>
                <w:sz w:val="18"/>
                <w:szCs w:val="18"/>
                <w:lang w:val="en-US" w:eastAsia="en-US"/>
              </w:rPr>
            </w:pPr>
          </w:p>
          <w:p w14:paraId="4628B755" w14:textId="77777777" w:rsidR="00D36480" w:rsidRPr="00BF5C3A" w:rsidRDefault="00D36480" w:rsidP="00D36480">
            <w:pPr>
              <w:autoSpaceDE w:val="0"/>
              <w:autoSpaceDN w:val="0"/>
              <w:adjustRightInd w:val="0"/>
              <w:rPr>
                <w:rFonts w:asciiTheme="minorHAnsi" w:hAnsiTheme="minorHAnsi" w:cstheme="minorHAnsi"/>
                <w:b/>
                <w:color w:val="000020"/>
                <w:sz w:val="18"/>
                <w:szCs w:val="18"/>
              </w:rPr>
            </w:pPr>
            <w:r>
              <w:rPr>
                <w:rFonts w:asciiTheme="minorHAnsi" w:hAnsiTheme="minorHAnsi" w:cstheme="minorHAnsi"/>
                <w:color w:val="000020"/>
                <w:sz w:val="18"/>
                <w:szCs w:val="18"/>
              </w:rPr>
              <w:t>&lt;&lt;</w:t>
            </w:r>
            <w:r>
              <w:rPr>
                <w:rFonts w:asciiTheme="minorHAnsi" w:hAnsiTheme="minorHAnsi" w:cstheme="minorHAnsi"/>
                <w:b/>
                <w:color w:val="000020"/>
                <w:sz w:val="18"/>
                <w:szCs w:val="18"/>
              </w:rPr>
              <w:t>Output Filename Affixes&gt;&gt;</w:t>
            </w:r>
          </w:p>
          <w:p w14:paraId="230E09DA" w14:textId="77777777" w:rsidR="00D36480" w:rsidRDefault="00D36480" w:rsidP="00D36480">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Output Filename Prefix (optional):</w:t>
            </w:r>
            <w:r>
              <w:rPr>
                <w:rFonts w:asciiTheme="minorHAnsi" w:hAnsiTheme="minorHAnsi" w:cstheme="minorHAnsi"/>
                <w:color w:val="000020"/>
                <w:sz w:val="18"/>
                <w:szCs w:val="18"/>
              </w:rPr>
              <w:t xml:space="preserve"> Any text you enter in this input box will be added as a prefix (at the beginning) for all output file names.</w:t>
            </w:r>
          </w:p>
          <w:p w14:paraId="6C9CBF18" w14:textId="77777777" w:rsidR="00D36480" w:rsidRDefault="00D36480" w:rsidP="00D36480">
            <w:pPr>
              <w:autoSpaceDE w:val="0"/>
              <w:autoSpaceDN w:val="0"/>
              <w:adjustRightInd w:val="0"/>
              <w:rPr>
                <w:rFonts w:asciiTheme="minorHAnsi" w:hAnsiTheme="minorHAnsi" w:cstheme="minorHAnsi"/>
                <w:color w:val="000020"/>
                <w:sz w:val="18"/>
                <w:szCs w:val="18"/>
              </w:rPr>
            </w:pPr>
          </w:p>
          <w:p w14:paraId="545BDFD2" w14:textId="77777777" w:rsidR="00D36480" w:rsidRDefault="00D36480" w:rsidP="00D36480">
            <w:pPr>
              <w:autoSpaceDE w:val="0"/>
              <w:autoSpaceDN w:val="0"/>
              <w:adjustRightInd w:val="0"/>
              <w:rPr>
                <w:rFonts w:asciiTheme="minorHAnsi" w:hAnsiTheme="minorHAnsi" w:cstheme="minorHAnsi"/>
                <w:color w:val="000020"/>
                <w:sz w:val="18"/>
                <w:szCs w:val="18"/>
              </w:rPr>
            </w:pPr>
            <w:r w:rsidRPr="00BF5C3A">
              <w:rPr>
                <w:rFonts w:asciiTheme="minorHAnsi" w:hAnsiTheme="minorHAnsi" w:cstheme="minorHAnsi"/>
                <w:b/>
                <w:color w:val="000020"/>
                <w:sz w:val="18"/>
                <w:szCs w:val="18"/>
              </w:rPr>
              <w:t xml:space="preserve">Output Filename </w:t>
            </w:r>
            <w:r>
              <w:rPr>
                <w:rFonts w:asciiTheme="minorHAnsi" w:hAnsiTheme="minorHAnsi" w:cstheme="minorHAnsi"/>
                <w:b/>
                <w:color w:val="000020"/>
                <w:sz w:val="18"/>
                <w:szCs w:val="18"/>
              </w:rPr>
              <w:t>Suffix</w:t>
            </w:r>
            <w:r w:rsidRPr="00BF5C3A">
              <w:rPr>
                <w:rFonts w:asciiTheme="minorHAnsi" w:hAnsiTheme="minorHAnsi" w:cstheme="minorHAnsi"/>
                <w:b/>
                <w:color w:val="000020"/>
                <w:sz w:val="18"/>
                <w:szCs w:val="18"/>
              </w:rPr>
              <w:t xml:space="preserve"> (optional):</w:t>
            </w:r>
            <w:r>
              <w:rPr>
                <w:rFonts w:asciiTheme="minorHAnsi" w:hAnsiTheme="minorHAnsi" w:cstheme="minorHAnsi"/>
                <w:color w:val="000020"/>
                <w:sz w:val="18"/>
                <w:szCs w:val="18"/>
              </w:rPr>
              <w:t xml:space="preserve"> Any text you enter in this input box will be added as a suffix (at the end) for all output file names.</w:t>
            </w:r>
          </w:p>
          <w:p w14:paraId="004B9F75" w14:textId="77777777" w:rsidR="00641F8D" w:rsidRDefault="00641F8D" w:rsidP="009A0BD9">
            <w:pPr>
              <w:rPr>
                <w:rFonts w:asciiTheme="minorHAnsi" w:hAnsiTheme="minorHAnsi" w:cstheme="minorHAnsi"/>
                <w:i/>
                <w:sz w:val="18"/>
                <w:szCs w:val="18"/>
              </w:rPr>
            </w:pPr>
          </w:p>
          <w:p w14:paraId="7030F397" w14:textId="77777777" w:rsidR="00641F8D" w:rsidRPr="006C5B2D" w:rsidRDefault="00943AA9" w:rsidP="009A0BD9">
            <w:pPr>
              <w:pStyle w:val="NormalWeb"/>
              <w:spacing w:before="0" w:beforeAutospacing="0" w:after="0" w:afterAutospacing="0"/>
              <w:jc w:val="right"/>
              <w:rPr>
                <w:rFonts w:asciiTheme="minorHAnsi" w:hAnsiTheme="minorHAnsi" w:cstheme="minorHAnsi"/>
                <w:sz w:val="18"/>
                <w:szCs w:val="18"/>
              </w:rPr>
            </w:pPr>
            <w:hyperlink w:anchor="_Summary_of_Grid" w:history="1">
              <w:r w:rsidR="00641F8D" w:rsidRPr="002D2336">
                <w:rPr>
                  <w:rStyle w:val="Hyperlink"/>
                  <w:rFonts w:asciiTheme="minorHAnsi" w:hAnsiTheme="minorHAnsi" w:cstheme="minorHAnsi"/>
                  <w:sz w:val="18"/>
                  <w:szCs w:val="18"/>
                </w:rPr>
                <w:t>Link back to Summary of Grid Garage Tools</w:t>
              </w:r>
            </w:hyperlink>
          </w:p>
          <w:p w14:paraId="20FDC884" w14:textId="77777777" w:rsidR="00641F8D" w:rsidRPr="008A5E8B" w:rsidRDefault="00641F8D" w:rsidP="009A0BD9">
            <w:pPr>
              <w:rPr>
                <w:rFonts w:asciiTheme="minorHAnsi" w:hAnsiTheme="minorHAnsi" w:cstheme="minorHAnsi"/>
                <w:sz w:val="18"/>
                <w:szCs w:val="18"/>
              </w:rPr>
            </w:pPr>
          </w:p>
        </w:tc>
      </w:tr>
    </w:tbl>
    <w:p w14:paraId="480F96DA" w14:textId="77777777" w:rsidR="00641F8D" w:rsidRDefault="00641F8D" w:rsidP="00641F8D"/>
    <w:p w14:paraId="603087FF" w14:textId="77777777" w:rsidR="00B936EB" w:rsidRDefault="00B936EB" w:rsidP="00641F8D"/>
    <w:p w14:paraId="51C70EC1" w14:textId="77777777" w:rsidR="00B936EB" w:rsidRDefault="00B936EB" w:rsidP="00641F8D"/>
    <w:p w14:paraId="5C8DF2F4" w14:textId="77777777" w:rsidR="00B936EB" w:rsidRDefault="00B936EB" w:rsidP="00641F8D"/>
    <w:p w14:paraId="4CAE699C" w14:textId="77777777" w:rsidR="00B936EB" w:rsidRDefault="00B936EB" w:rsidP="00641F8D"/>
    <w:p w14:paraId="5A165FE2" w14:textId="77777777" w:rsidR="00B936EB" w:rsidRDefault="00B936EB" w:rsidP="00641F8D"/>
    <w:p w14:paraId="61261827" w14:textId="77777777" w:rsidR="00641F8D" w:rsidRPr="00615AF2" w:rsidRDefault="00641F8D" w:rsidP="00F44C3D">
      <w:pPr>
        <w:pStyle w:val="Heading3"/>
      </w:pPr>
      <w:bookmarkStart w:id="261" w:name="_Raster_&gt;_Values"/>
      <w:bookmarkStart w:id="262" w:name="_Toc476903426"/>
      <w:bookmarkEnd w:id="261"/>
      <w:r w:rsidRPr="00615AF2">
        <w:t>Raster &gt; Values at Points</w:t>
      </w:r>
      <w:bookmarkEnd w:id="262"/>
    </w:p>
    <w:tbl>
      <w:tblPr>
        <w:tblStyle w:val="TableGrid"/>
        <w:tblW w:w="0" w:type="auto"/>
        <w:tblLook w:val="04A0" w:firstRow="1" w:lastRow="0" w:firstColumn="1" w:lastColumn="0" w:noHBand="0" w:noVBand="1"/>
      </w:tblPr>
      <w:tblGrid>
        <w:gridCol w:w="3288"/>
        <w:gridCol w:w="10660"/>
      </w:tblGrid>
      <w:tr w:rsidR="00641F8D" w:rsidRPr="008A5E8B" w14:paraId="109F5340" w14:textId="77777777" w:rsidTr="009A0BD9">
        <w:tc>
          <w:tcPr>
            <w:tcW w:w="3288" w:type="dxa"/>
          </w:tcPr>
          <w:p w14:paraId="0D797E2B"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08E9E914" w14:textId="77777777" w:rsidR="00641F8D" w:rsidRPr="008A5E8B" w:rsidRDefault="00641F8D" w:rsidP="009A0BD9">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641F8D" w:rsidRPr="008A5E8B" w14:paraId="641F13EB" w14:textId="77777777" w:rsidTr="009A0BD9">
        <w:trPr>
          <w:tblHeader/>
        </w:trPr>
        <w:tc>
          <w:tcPr>
            <w:tcW w:w="3288" w:type="dxa"/>
          </w:tcPr>
          <w:p w14:paraId="4B496D74" w14:textId="77777777" w:rsidR="00641F8D" w:rsidRPr="008A5E8B" w:rsidRDefault="00641F8D" w:rsidP="009A0BD9">
            <w:pPr>
              <w:rPr>
                <w:rFonts w:asciiTheme="minorHAnsi" w:hAnsiTheme="minorHAnsi" w:cstheme="minorHAnsi"/>
                <w:sz w:val="18"/>
                <w:szCs w:val="18"/>
              </w:rPr>
            </w:pPr>
          </w:p>
          <w:p w14:paraId="5AF8E59D" w14:textId="1D86B4E1" w:rsidR="00641F8D" w:rsidRDefault="00641F8D" w:rsidP="009A0BD9">
            <w:pPr>
              <w:rPr>
                <w:rFonts w:asciiTheme="minorHAnsi" w:hAnsiTheme="minorHAnsi" w:cstheme="minorHAnsi"/>
                <w:sz w:val="18"/>
                <w:szCs w:val="18"/>
              </w:rPr>
            </w:pPr>
            <w:r w:rsidRPr="008A5E8B">
              <w:rPr>
                <w:rFonts w:asciiTheme="minorHAnsi" w:hAnsiTheme="minorHAnsi" w:cstheme="minorHAnsi"/>
                <w:noProof/>
                <w:sz w:val="18"/>
                <w:szCs w:val="18"/>
              </w:rPr>
              <w:lastRenderedPageBreak/>
              <mc:AlternateContent>
                <mc:Choice Requires="wps">
                  <w:drawing>
                    <wp:anchor distT="0" distB="0" distL="114300" distR="114300" simplePos="0" relativeHeight="251820032" behindDoc="0" locked="0" layoutInCell="1" allowOverlap="1" wp14:anchorId="5ABFC74B" wp14:editId="2F69129C">
                      <wp:simplePos x="0" y="0"/>
                      <wp:positionH relativeFrom="column">
                        <wp:posOffset>550545</wp:posOffset>
                      </wp:positionH>
                      <wp:positionV relativeFrom="paragraph">
                        <wp:posOffset>3048137</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833A0EE" id="Oval 104" o:spid="_x0000_s1026" style="position:absolute;margin-left:43.35pt;margin-top:240pt;width:82.3pt;height:22.7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" filled="f" strokecolor="red" strokeweight="2pt"/>
                  </w:pict>
                </mc:Fallback>
              </mc:AlternateContent>
            </w:r>
            <w:r w:rsidR="00104A69">
              <w:rPr>
                <w:noProof/>
              </w:rPr>
              <w:drawing>
                <wp:inline distT="0" distB="0" distL="0" distR="0" wp14:anchorId="53D5EB9C" wp14:editId="50BCB1A3">
                  <wp:extent cx="1876425" cy="3333750"/>
                  <wp:effectExtent l="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876425" cy="3333750"/>
                          </a:xfrm>
                          <a:prstGeom prst="rect">
                            <a:avLst/>
                          </a:prstGeom>
                        </pic:spPr>
                      </pic:pic>
                    </a:graphicData>
                  </a:graphic>
                </wp:inline>
              </w:drawing>
            </w:r>
          </w:p>
          <w:p w14:paraId="198D9626" w14:textId="77777777" w:rsidR="00641F8D" w:rsidRDefault="00641F8D" w:rsidP="009A0BD9">
            <w:pPr>
              <w:rPr>
                <w:rFonts w:asciiTheme="minorHAnsi" w:hAnsiTheme="minorHAnsi" w:cstheme="minorHAnsi"/>
                <w:sz w:val="18"/>
                <w:szCs w:val="18"/>
              </w:rPr>
            </w:pPr>
          </w:p>
          <w:p w14:paraId="67C5E8AC" w14:textId="77777777" w:rsidR="00641F8D" w:rsidRDefault="00641F8D" w:rsidP="009A0BD9">
            <w:pPr>
              <w:rPr>
                <w:rFonts w:asciiTheme="minorHAnsi" w:hAnsiTheme="minorHAnsi" w:cstheme="minorHAnsi"/>
                <w:sz w:val="18"/>
                <w:szCs w:val="18"/>
              </w:rPr>
            </w:pPr>
          </w:p>
          <w:p w14:paraId="2E7C0985" w14:textId="77777777" w:rsidR="00641F8D" w:rsidRDefault="00641F8D" w:rsidP="009A0BD9">
            <w:pPr>
              <w:rPr>
                <w:rFonts w:asciiTheme="minorHAnsi" w:hAnsiTheme="minorHAnsi" w:cstheme="minorHAnsi"/>
                <w:sz w:val="18"/>
                <w:szCs w:val="18"/>
              </w:rPr>
            </w:pPr>
          </w:p>
          <w:p w14:paraId="6785F088" w14:textId="77777777" w:rsidR="00641F8D" w:rsidRDefault="00641F8D" w:rsidP="009A0BD9">
            <w:pPr>
              <w:rPr>
                <w:rFonts w:asciiTheme="minorHAnsi" w:hAnsiTheme="minorHAnsi" w:cstheme="minorHAnsi"/>
                <w:sz w:val="18"/>
                <w:szCs w:val="18"/>
              </w:rPr>
            </w:pPr>
          </w:p>
          <w:p w14:paraId="18697A9C" w14:textId="77777777" w:rsidR="00641F8D" w:rsidRDefault="00641F8D" w:rsidP="009A0BD9">
            <w:pPr>
              <w:rPr>
                <w:rFonts w:asciiTheme="minorHAnsi" w:hAnsiTheme="minorHAnsi" w:cstheme="minorHAnsi"/>
                <w:sz w:val="18"/>
                <w:szCs w:val="18"/>
              </w:rPr>
            </w:pPr>
          </w:p>
          <w:p w14:paraId="2191670D" w14:textId="77777777" w:rsidR="00641F8D" w:rsidRDefault="00641F8D" w:rsidP="009A0BD9">
            <w:pPr>
              <w:rPr>
                <w:rFonts w:asciiTheme="minorHAnsi" w:hAnsiTheme="minorHAnsi" w:cstheme="minorHAnsi"/>
                <w:sz w:val="18"/>
                <w:szCs w:val="18"/>
              </w:rPr>
            </w:pPr>
          </w:p>
          <w:p w14:paraId="622B0FEC" w14:textId="77777777" w:rsidR="00641F8D" w:rsidRDefault="00641F8D" w:rsidP="009A0BD9">
            <w:pPr>
              <w:rPr>
                <w:rFonts w:asciiTheme="minorHAnsi" w:hAnsiTheme="minorHAnsi" w:cstheme="minorHAnsi"/>
                <w:sz w:val="18"/>
                <w:szCs w:val="18"/>
              </w:rPr>
            </w:pPr>
          </w:p>
          <w:p w14:paraId="290EC566" w14:textId="77777777" w:rsidR="00641F8D" w:rsidRDefault="00641F8D" w:rsidP="009A0BD9">
            <w:pPr>
              <w:rPr>
                <w:rFonts w:asciiTheme="minorHAnsi" w:hAnsiTheme="minorHAnsi" w:cstheme="minorHAnsi"/>
                <w:sz w:val="18"/>
                <w:szCs w:val="18"/>
              </w:rPr>
            </w:pPr>
          </w:p>
          <w:p w14:paraId="36B7ACC7" w14:textId="77777777" w:rsidR="00641F8D" w:rsidRDefault="00641F8D" w:rsidP="009A0BD9">
            <w:pPr>
              <w:rPr>
                <w:rFonts w:asciiTheme="minorHAnsi" w:hAnsiTheme="minorHAnsi" w:cstheme="minorHAnsi"/>
                <w:b/>
                <w:i/>
                <w:sz w:val="18"/>
                <w:szCs w:val="18"/>
              </w:rPr>
            </w:pPr>
          </w:p>
          <w:p w14:paraId="3F6C1626" w14:textId="77777777" w:rsidR="00641F8D" w:rsidRDefault="00641F8D" w:rsidP="009A0BD9">
            <w:pPr>
              <w:rPr>
                <w:rFonts w:asciiTheme="minorHAnsi" w:hAnsiTheme="minorHAnsi" w:cstheme="minorHAnsi"/>
                <w:b/>
                <w:i/>
                <w:sz w:val="18"/>
                <w:szCs w:val="18"/>
              </w:rPr>
            </w:pPr>
          </w:p>
          <w:p w14:paraId="309A9110" w14:textId="77777777" w:rsidR="00641F8D" w:rsidRPr="008A5E8B" w:rsidRDefault="00641F8D" w:rsidP="009A0BD9">
            <w:pPr>
              <w:rPr>
                <w:rFonts w:asciiTheme="minorHAnsi" w:hAnsiTheme="minorHAnsi" w:cstheme="minorHAnsi"/>
                <w:sz w:val="18"/>
                <w:szCs w:val="18"/>
              </w:rPr>
            </w:pPr>
          </w:p>
        </w:tc>
        <w:tc>
          <w:tcPr>
            <w:tcW w:w="10660" w:type="dxa"/>
          </w:tcPr>
          <w:p w14:paraId="271F639A" w14:textId="48130E20" w:rsidR="00641F8D" w:rsidRPr="007A4590" w:rsidRDefault="007A4590" w:rsidP="00B936EB">
            <w:pPr>
              <w:spacing w:before="240" w:after="100" w:afterAutospacing="1"/>
              <w:rPr>
                <w:rFonts w:asciiTheme="minorHAnsi" w:hAnsiTheme="minorHAnsi" w:cstheme="minorHAnsi"/>
                <w:color w:val="000020"/>
                <w:sz w:val="18"/>
                <w:szCs w:val="18"/>
                <w:lang w:val="en"/>
              </w:rPr>
            </w:pPr>
            <w:r w:rsidRPr="007A4590">
              <w:rPr>
                <w:rFonts w:asciiTheme="minorHAnsi" w:hAnsiTheme="minorHAnsi" w:cstheme="minorHAnsi"/>
                <w:color w:val="000020"/>
                <w:sz w:val="18"/>
                <w:szCs w:val="18"/>
                <w:lang w:val="en"/>
              </w:rPr>
              <w:lastRenderedPageBreak/>
              <w:t xml:space="preserve">This tool reports on the values of pixels under each point in the Feature Dataset for each raster grid in the ‘Table of </w:t>
            </w:r>
            <w:proofErr w:type="spellStart"/>
            <w:r w:rsidRPr="007A4590">
              <w:rPr>
                <w:rFonts w:asciiTheme="minorHAnsi" w:hAnsiTheme="minorHAnsi" w:cstheme="minorHAnsi"/>
                <w:color w:val="000020"/>
                <w:sz w:val="18"/>
                <w:szCs w:val="18"/>
                <w:lang w:val="en"/>
              </w:rPr>
              <w:t>Rasters’</w:t>
            </w:r>
            <w:proofErr w:type="spellEnd"/>
            <w:r w:rsidRPr="007A4590">
              <w:rPr>
                <w:rFonts w:asciiTheme="minorHAnsi" w:hAnsiTheme="minorHAnsi" w:cstheme="minorHAnsi"/>
                <w:color w:val="000020"/>
                <w:sz w:val="18"/>
                <w:szCs w:val="18"/>
                <w:lang w:val="en"/>
              </w:rPr>
              <w:t xml:space="preserve"> table. The values are written to the output results table. For more detailed ESRI Help see </w:t>
            </w:r>
            <w:hyperlink r:id="rId104" w:tgtFrame="_blank" w:history="1">
              <w:r w:rsidRPr="007A4590">
                <w:rPr>
                  <w:rStyle w:val="Hyperlink"/>
                  <w:rFonts w:asciiTheme="minorHAnsi" w:eastAsiaTheme="majorEastAsia" w:hAnsiTheme="minorHAnsi" w:cstheme="minorHAnsi"/>
                  <w:sz w:val="18"/>
                  <w:szCs w:val="18"/>
                  <w:lang w:val="en"/>
                </w:rPr>
                <w:t>'Extract Values To Table'</w:t>
              </w:r>
            </w:hyperlink>
            <w:r w:rsidRPr="007A4590">
              <w:rPr>
                <w:rFonts w:asciiTheme="minorHAnsi" w:hAnsiTheme="minorHAnsi" w:cstheme="minorHAnsi"/>
                <w:color w:val="000020"/>
                <w:sz w:val="18"/>
                <w:szCs w:val="18"/>
                <w:lang w:val="en"/>
              </w:rPr>
              <w:t>.</w:t>
            </w:r>
          </w:p>
          <w:p w14:paraId="7A3CD7E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process with this tool</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0B335AF0" w14:textId="77777777" w:rsidR="00641F8D" w:rsidRPr="004C37F8" w:rsidRDefault="00641F8D" w:rsidP="009A0BD9">
            <w:pPr>
              <w:rPr>
                <w:rFonts w:asciiTheme="minorHAnsi" w:hAnsiTheme="minorHAnsi" w:cstheme="minorHAnsi"/>
                <w:b/>
                <w:sz w:val="18"/>
                <w:szCs w:val="18"/>
              </w:rPr>
            </w:pPr>
          </w:p>
          <w:p w14:paraId="4C346EA5" w14:textId="77777777" w:rsidR="00641F8D" w:rsidRPr="004C37F8" w:rsidRDefault="00641F8D" w:rsidP="009A0BD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process</w:t>
            </w:r>
            <w:r w:rsidRPr="004C37F8">
              <w:rPr>
                <w:rFonts w:asciiTheme="minorHAnsi" w:hAnsiTheme="minorHAnsi" w:cstheme="minorHAnsi"/>
                <w:sz w:val="18"/>
                <w:szCs w:val="18"/>
              </w:rPr>
              <w:t>.</w:t>
            </w:r>
          </w:p>
          <w:p w14:paraId="12859865" w14:textId="77777777" w:rsidR="00641F8D" w:rsidRDefault="00641F8D" w:rsidP="009A0BD9">
            <w:pPr>
              <w:rPr>
                <w:rFonts w:asciiTheme="minorHAnsi" w:hAnsiTheme="minorHAnsi" w:cstheme="minorHAnsi"/>
                <w:b/>
                <w:sz w:val="18"/>
                <w:szCs w:val="18"/>
              </w:rPr>
            </w:pPr>
          </w:p>
          <w:p w14:paraId="2A34161C" w14:textId="77777777" w:rsidR="00641F8D" w:rsidRDefault="00641F8D" w:rsidP="009A0BD9">
            <w:pPr>
              <w:rPr>
                <w:rFonts w:asciiTheme="minorHAnsi" w:hAnsiTheme="minorHAnsi" w:cstheme="minorHAnsi"/>
                <w:sz w:val="18"/>
                <w:szCs w:val="18"/>
              </w:rPr>
            </w:pPr>
            <w:r>
              <w:rPr>
                <w:rFonts w:asciiTheme="minorHAnsi" w:hAnsiTheme="minorHAnsi" w:cstheme="minorHAnsi"/>
                <w:b/>
                <w:sz w:val="18"/>
                <w:szCs w:val="18"/>
              </w:rPr>
              <w:t>Select Point Feature Dataset</w:t>
            </w:r>
            <w:r w:rsidRPr="00861581">
              <w:rPr>
                <w:rFonts w:asciiTheme="minorHAnsi" w:hAnsiTheme="minorHAnsi" w:cstheme="minorHAnsi"/>
                <w:b/>
                <w:sz w:val="18"/>
                <w:szCs w:val="18"/>
              </w:rPr>
              <w:t xml:space="preserve">: </w:t>
            </w:r>
            <w:r>
              <w:rPr>
                <w:rFonts w:asciiTheme="minorHAnsi" w:hAnsiTheme="minorHAnsi" w:cstheme="minorHAnsi"/>
                <w:sz w:val="18"/>
                <w:szCs w:val="18"/>
              </w:rPr>
              <w:t>Select the folder icon to select the feature point dataset that contains the points you want to use for reporting on the raster pixel values.</w:t>
            </w:r>
          </w:p>
          <w:p w14:paraId="2B410B96" w14:textId="77777777" w:rsidR="00641F8D" w:rsidRDefault="00641F8D" w:rsidP="009A0BD9">
            <w:pPr>
              <w:rPr>
                <w:rFonts w:asciiTheme="minorHAnsi" w:hAnsiTheme="minorHAnsi" w:cstheme="minorHAnsi"/>
                <w:b/>
                <w:sz w:val="18"/>
                <w:szCs w:val="18"/>
              </w:rPr>
            </w:pPr>
          </w:p>
          <w:p w14:paraId="7966440B" w14:textId="77777777" w:rsidR="00641F8D" w:rsidRPr="006C5B2D" w:rsidRDefault="00641F8D" w:rsidP="009A0BD9">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Pr>
                <w:rFonts w:asciiTheme="minorHAnsi" w:hAnsiTheme="minorHAnsi" w:cstheme="minorHAnsi"/>
                <w:i/>
                <w:sz w:val="18"/>
                <w:szCs w:val="18"/>
              </w:rPr>
              <w:t>This tool will only work if all the raster and the feature point datasets are in the same projection.</w:t>
            </w:r>
          </w:p>
          <w:p w14:paraId="634D4FEE" w14:textId="77777777" w:rsidR="00641F8D" w:rsidRDefault="00641F8D" w:rsidP="009A0BD9">
            <w:pPr>
              <w:rPr>
                <w:rFonts w:asciiTheme="minorHAnsi" w:hAnsiTheme="minorHAnsi" w:cstheme="minorHAnsi"/>
                <w:b/>
                <w:sz w:val="18"/>
                <w:szCs w:val="18"/>
              </w:rPr>
            </w:pPr>
          </w:p>
          <w:p w14:paraId="28005A12"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08C1AA3" w14:textId="77777777" w:rsidR="00641F8D" w:rsidRPr="004D543E" w:rsidRDefault="00641F8D" w:rsidP="009A0BD9">
            <w:pPr>
              <w:autoSpaceDE w:val="0"/>
              <w:autoSpaceDN w:val="0"/>
              <w:adjustRightInd w:val="0"/>
              <w:rPr>
                <w:rFonts w:asciiTheme="minorHAnsi" w:hAnsiTheme="minorHAnsi" w:cstheme="minorHAnsi"/>
                <w:color w:val="000000"/>
                <w:sz w:val="18"/>
                <w:szCs w:val="18"/>
                <w:lang w:val="en-US" w:eastAsia="en-US"/>
              </w:rPr>
            </w:pPr>
          </w:p>
          <w:p w14:paraId="09E6BE9A"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'Geoprocessing &gt; Environment' Settings then this path will be used as the default. You can use this default path or click the folder button to select a new output location which can be a folder or File </w:t>
            </w:r>
            <w:r w:rsidRPr="004D543E">
              <w:rPr>
                <w:rFonts w:asciiTheme="minorHAnsi" w:hAnsiTheme="minorHAnsi" w:cstheme="minorHAnsi"/>
                <w:color w:val="000000"/>
                <w:sz w:val="18"/>
                <w:szCs w:val="18"/>
                <w:lang w:val="en-US" w:eastAsia="en-US"/>
              </w:rPr>
              <w:lastRenderedPageBreak/>
              <w:t>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42AD62F"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2A67CAC7"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ADAF7F3" w14:textId="77777777" w:rsidR="00641F8D" w:rsidRDefault="00641F8D" w:rsidP="009A0BD9">
            <w:pPr>
              <w:autoSpaceDE w:val="0"/>
              <w:autoSpaceDN w:val="0"/>
              <w:adjustRightInd w:val="0"/>
              <w:rPr>
                <w:rFonts w:asciiTheme="minorHAnsi" w:eastAsiaTheme="minorHAnsi" w:hAnsiTheme="minorHAnsi" w:cstheme="minorHAnsi"/>
                <w:color w:val="000000"/>
                <w:sz w:val="18"/>
                <w:szCs w:val="18"/>
                <w:lang w:eastAsia="en-US"/>
              </w:rPr>
            </w:pPr>
          </w:p>
          <w:p w14:paraId="6D67264D" w14:textId="77777777" w:rsidR="00641F8D" w:rsidRPr="00170A4B" w:rsidRDefault="00641F8D" w:rsidP="009A0BD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9355016" w14:textId="77777777" w:rsidR="00641F8D" w:rsidRPr="00D12309" w:rsidRDefault="00641F8D" w:rsidP="009A0BD9">
            <w:pPr>
              <w:autoSpaceDE w:val="0"/>
              <w:autoSpaceDN w:val="0"/>
              <w:adjustRightInd w:val="0"/>
              <w:rPr>
                <w:rFonts w:asciiTheme="minorHAnsi" w:hAnsiTheme="minorHAnsi" w:cstheme="minorHAnsi"/>
                <w:color w:val="000000"/>
                <w:sz w:val="18"/>
                <w:szCs w:val="18"/>
                <w:lang w:val="en-US" w:eastAsia="en-US"/>
              </w:rPr>
            </w:pPr>
          </w:p>
          <w:p w14:paraId="7D4E160F" w14:textId="77777777" w:rsidR="00641F8D" w:rsidRPr="0095589C" w:rsidRDefault="00641F8D" w:rsidP="009A0BD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proofErr w:type="spellStart"/>
            <w:r>
              <w:rPr>
                <w:rFonts w:asciiTheme="minorHAnsi" w:hAnsiTheme="minorHAnsi" w:cstheme="minorHAnsi"/>
                <w:b/>
                <w:color w:val="000000"/>
                <w:sz w:val="18"/>
                <w:szCs w:val="18"/>
                <w:lang w:val="en-US" w:eastAsia="en-US"/>
              </w:rPr>
              <w:t>ValuesAtPointsRaster</w:t>
            </w:r>
            <w:r w:rsidRPr="00D12309">
              <w:rPr>
                <w:rFonts w:asciiTheme="minorHAnsi" w:hAnsiTheme="minorHAnsi" w:cstheme="minorHAnsi"/>
                <w:b/>
                <w:color w:val="000000"/>
                <w:sz w:val="18"/>
                <w:szCs w:val="18"/>
                <w:lang w:val="en-US" w:eastAsia="en-US"/>
              </w:rPr>
              <w:t>Tool_date_time</w:t>
            </w:r>
            <w:proofErr w:type="spellEnd"/>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7B134E3" w14:textId="77777777" w:rsidR="00641F8D" w:rsidRPr="00750179" w:rsidRDefault="00641F8D" w:rsidP="009A0BD9">
            <w:pPr>
              <w:pStyle w:val="NormalWeb"/>
              <w:spacing w:before="0" w:beforeAutospacing="0" w:after="0" w:afterAutospacing="0"/>
              <w:rPr>
                <w:sz w:val="18"/>
                <w:szCs w:val="18"/>
              </w:rPr>
            </w:pPr>
          </w:p>
          <w:p w14:paraId="2446B09F" w14:textId="77777777" w:rsidR="00641F8D" w:rsidRPr="00750179" w:rsidRDefault="00943AA9" w:rsidP="009A0BD9">
            <w:pPr>
              <w:pStyle w:val="NormalWeb"/>
              <w:spacing w:before="0" w:beforeAutospacing="0" w:after="0" w:afterAutospacing="0"/>
              <w:jc w:val="right"/>
              <w:rPr>
                <w:sz w:val="18"/>
                <w:szCs w:val="18"/>
              </w:rPr>
            </w:pPr>
            <w:hyperlink w:anchor="_Summary_of_Grid" w:history="1">
              <w:r w:rsidR="00641F8D" w:rsidRPr="00750179">
                <w:rPr>
                  <w:rStyle w:val="Hyperlink"/>
                  <w:sz w:val="18"/>
                  <w:szCs w:val="18"/>
                </w:rPr>
                <w:t>Link back to Summary of Grid Garage Tools</w:t>
              </w:r>
            </w:hyperlink>
          </w:p>
          <w:p w14:paraId="46F29A87" w14:textId="77777777" w:rsidR="00641F8D" w:rsidRPr="00750179" w:rsidRDefault="00641F8D" w:rsidP="009A0BD9">
            <w:pPr>
              <w:rPr>
                <w:rFonts w:ascii="Arial" w:hAnsi="Arial" w:cs="Arial"/>
                <w:sz w:val="18"/>
                <w:szCs w:val="18"/>
              </w:rPr>
            </w:pPr>
          </w:p>
        </w:tc>
      </w:tr>
    </w:tbl>
    <w:p w14:paraId="174C0746" w14:textId="77777777" w:rsidR="00641F8D" w:rsidRDefault="00641F8D" w:rsidP="00641F8D"/>
    <w:p w14:paraId="55547053" w14:textId="77777777" w:rsidR="00595DD4" w:rsidRDefault="00595DD4" w:rsidP="00595DD4">
      <w:r>
        <w:br w:type="page"/>
      </w:r>
    </w:p>
    <w:p w14:paraId="205D61BB" w14:textId="11C10BD9" w:rsidR="00042722" w:rsidRDefault="00082570" w:rsidP="0057378D">
      <w:pPr>
        <w:pStyle w:val="Heading1"/>
      </w:pPr>
      <w:bookmarkStart w:id="263" w:name="_3.1.1_Build_RAT"/>
      <w:bookmarkStart w:id="264" w:name="_3.1.2_Calculate_Statistics"/>
      <w:bookmarkStart w:id="265" w:name="_3.1.3_Describe_Rasters"/>
      <w:bookmarkStart w:id="266" w:name="_3.1.4_Zonal_Counts"/>
      <w:bookmarkStart w:id="267" w:name="_3.2.1_Clip_Rasters"/>
      <w:bookmarkStart w:id="268" w:name="_3.3.1_Aggregate"/>
      <w:bookmarkStart w:id="269" w:name="_3.3.2_Resample_Raster"/>
      <w:bookmarkStart w:id="270" w:name="_3.3.3_Project_Rasters"/>
      <w:bookmarkStart w:id="271" w:name="_3.3.4_Reclass_Raster"/>
      <w:bookmarkStart w:id="272" w:name="_3.3.5_Set_Raster"/>
      <w:bookmarkStart w:id="273" w:name="_3.3.6_Transform_Raster"/>
      <w:bookmarkStart w:id="274" w:name="_3.3.8_Tweak_Raster"/>
      <w:bookmarkStart w:id="275" w:name="_3.3.9_Block_Statistics"/>
      <w:bookmarkStart w:id="276" w:name="_Toc476903427"/>
      <w:bookmarkEnd w:id="263"/>
      <w:bookmarkEnd w:id="264"/>
      <w:bookmarkEnd w:id="265"/>
      <w:bookmarkEnd w:id="266"/>
      <w:bookmarkEnd w:id="267"/>
      <w:bookmarkEnd w:id="268"/>
      <w:bookmarkEnd w:id="269"/>
      <w:bookmarkEnd w:id="270"/>
      <w:bookmarkEnd w:id="271"/>
      <w:bookmarkEnd w:id="272"/>
      <w:bookmarkEnd w:id="273"/>
      <w:bookmarkEnd w:id="274"/>
      <w:bookmarkEnd w:id="275"/>
      <w:r>
        <w:lastRenderedPageBreak/>
        <w:t xml:space="preserve">Other tips – Generating a metadata file from </w:t>
      </w:r>
      <w:r w:rsidR="002D2336">
        <w:t>Arc</w:t>
      </w:r>
      <w:r>
        <w:t>GIS</w:t>
      </w:r>
      <w:r w:rsidR="00CE6EAD">
        <w:t xml:space="preserve"> geodata</w:t>
      </w:r>
      <w:bookmarkEnd w:id="276"/>
      <w:r w:rsidR="00CE6EAD">
        <w:t xml:space="preserve"> </w:t>
      </w:r>
    </w:p>
    <w:p w14:paraId="397AF643" w14:textId="6063D673" w:rsidR="00042722" w:rsidRDefault="00042722" w:rsidP="00042722">
      <w:pPr>
        <w:rPr>
          <w:rFonts w:ascii="Helvetica" w:hAnsi="Helvetica" w:cs="Helvetica"/>
          <w:color w:val="222222"/>
          <w:sz w:val="23"/>
          <w:szCs w:val="23"/>
        </w:rPr>
      </w:pPr>
      <w:proofErr w:type="spellStart"/>
      <w:r>
        <w:rPr>
          <w:rFonts w:ascii="Helvetica" w:hAnsi="Helvetica" w:cs="Helvetica"/>
          <w:color w:val="222222"/>
          <w:sz w:val="23"/>
          <w:szCs w:val="23"/>
        </w:rPr>
        <w:t>ArcCatalog</w:t>
      </w:r>
      <w:proofErr w:type="spellEnd"/>
      <w:r>
        <w:rPr>
          <w:rFonts w:ascii="Helvetica" w:hAnsi="Helvetica" w:cs="Helvetica"/>
          <w:color w:val="222222"/>
          <w:sz w:val="23"/>
          <w:szCs w:val="23"/>
        </w:rPr>
        <w:t xml:space="preserve"> in ArcGIS 10 automatically generates an HTML file from metadata when you click on the "Description" tab. Right click the document and go to properties, the URL given is an HTML file. In the Description ‘Properties’ it has a path to the </w:t>
      </w:r>
      <w:proofErr w:type="spellStart"/>
      <w:r w:rsidR="004E7AA0">
        <w:rPr>
          <w:rFonts w:ascii="Helvetica" w:hAnsi="Helvetica" w:cs="Helvetica"/>
          <w:color w:val="222222"/>
          <w:sz w:val="23"/>
          <w:szCs w:val="23"/>
        </w:rPr>
        <w:t>htm</w:t>
      </w:r>
      <w:proofErr w:type="spellEnd"/>
      <w:r w:rsidR="004E7AA0">
        <w:rPr>
          <w:rFonts w:ascii="Helvetica" w:hAnsi="Helvetica" w:cs="Helvetica"/>
          <w:color w:val="222222"/>
          <w:sz w:val="23"/>
          <w:szCs w:val="23"/>
        </w:rPr>
        <w:t xml:space="preserve"> file, </w:t>
      </w:r>
      <w:r>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1D0228">
        <w:t xml:space="preserve">Figure </w:t>
      </w:r>
      <w:r w:rsidR="001D0228">
        <w:rPr>
          <w:noProof/>
        </w:rPr>
        <w:t>13</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38934709" w:rsidR="00F41A9F" w:rsidRDefault="003654CF" w:rsidP="00042722">
      <w:pPr>
        <w:rPr>
          <w:rFonts w:ascii="Arial" w:hAnsi="Arial" w:cs="Arial"/>
        </w:rPr>
      </w:pPr>
      <w:r>
        <w:rPr>
          <w:noProof/>
        </w:rPr>
        <mc:AlternateContent>
          <mc:Choice Requires="wpg">
            <w:drawing>
              <wp:anchor distT="0" distB="0" distL="114300" distR="114300" simplePos="0" relativeHeight="251637760" behindDoc="0" locked="0" layoutInCell="1" allowOverlap="1" wp14:anchorId="257FC7C4" wp14:editId="4EC68433">
                <wp:simplePos x="0" y="0"/>
                <wp:positionH relativeFrom="margin">
                  <wp:posOffset>87630</wp:posOffset>
                </wp:positionH>
                <wp:positionV relativeFrom="paragraph">
                  <wp:posOffset>105410</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2B90890" id="Group 5" o:spid="_x0000_s1026" style="position:absolute;margin-left:6.9pt;margin-top:8.3pt;width:260.25pt;height:285pt;z-index:251637760;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06"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p>
    <w:p w14:paraId="4E411F22" w14:textId="0F07C813" w:rsidR="00F41A9F" w:rsidRPr="00F41A9F" w:rsidRDefault="00F41A9F" w:rsidP="00F41A9F">
      <w:pPr>
        <w:rPr>
          <w:rFonts w:ascii="Arial" w:hAnsi="Arial" w:cs="Arial"/>
        </w:rPr>
      </w:pPr>
    </w:p>
    <w:p w14:paraId="442CC092" w14:textId="10F22C81"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164BCCD6">
                <wp:simplePos x="0" y="0"/>
                <wp:positionH relativeFrom="column">
                  <wp:posOffset>-59055</wp:posOffset>
                </wp:positionH>
                <wp:positionV relativeFrom="paragraph">
                  <wp:posOffset>2744470</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943AA9" w:rsidRPr="00B771C2" w:rsidRDefault="00943AA9" w:rsidP="00F41A9F">
                            <w:pPr>
                              <w:pStyle w:val="Caption"/>
                              <w:rPr>
                                <w:noProof/>
                              </w:rPr>
                            </w:pPr>
                            <w:bookmarkStart w:id="277" w:name="_Ref429685015"/>
                            <w:r>
                              <w:t xml:space="preserve">Figure </w:t>
                            </w:r>
                            <w:fldSimple w:instr=" SEQ Figure \* ARABIC ">
                              <w:ins w:id="278" w:author="Tom Barrett" w:date="2017-04-11T15:23:00Z">
                                <w:r>
                                  <w:rPr>
                                    <w:noProof/>
                                  </w:rPr>
                                  <w:t>14</w:t>
                                </w:r>
                              </w:ins>
                              <w:del w:id="279" w:author="Tom Barrett" w:date="2017-04-11T15:23:00Z">
                                <w:r w:rsidDel="00F70805">
                                  <w:rPr>
                                    <w:noProof/>
                                  </w:rPr>
                                  <w:delText>13</w:delText>
                                </w:r>
                              </w:del>
                            </w:fldSimple>
                            <w:bookmarkEnd w:id="277"/>
                            <w:r>
                              <w:t xml:space="preserve"> Screengrab from </w:t>
                            </w:r>
                            <w:proofErr w:type="spellStart"/>
                            <w:r>
                              <w:t>ArcCatalog</w:t>
                            </w:r>
                            <w:proofErr w:type="spellEnd"/>
                            <w:r>
                              <w:t xml:space="preserve">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6" type="#_x0000_t202" style="position:absolute;margin-left:-4.65pt;margin-top:216.1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T+/NAIAAHQEAAAOAAAAZHJzL2Uyb0RvYy54bWysVMFu2zAMvQ/YPwi6L04atOu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" stroked="f">
                <v:textbox style="mso-fit-shape-to-text:t" inset="0,0,0,0">
                  <w:txbxContent>
                    <w:p w14:paraId="36298892" w14:textId="376F66A3" w:rsidR="00943AA9" w:rsidRPr="00B771C2" w:rsidRDefault="00943AA9" w:rsidP="00F41A9F">
                      <w:pPr>
                        <w:pStyle w:val="Caption"/>
                        <w:rPr>
                          <w:noProof/>
                        </w:rPr>
                      </w:pPr>
                      <w:bookmarkStart w:id="280" w:name="_Ref429685015"/>
                      <w:r>
                        <w:t xml:space="preserve">Figure </w:t>
                      </w:r>
                      <w:fldSimple w:instr=" SEQ Figure \* ARABIC ">
                        <w:ins w:id="281" w:author="Tom Barrett" w:date="2017-04-11T15:23:00Z">
                          <w:r>
                            <w:rPr>
                              <w:noProof/>
                            </w:rPr>
                            <w:t>14</w:t>
                          </w:r>
                        </w:ins>
                        <w:del w:id="282" w:author="Tom Barrett" w:date="2017-04-11T15:23:00Z">
                          <w:r w:rsidDel="00F70805">
                            <w:rPr>
                              <w:noProof/>
                            </w:rPr>
                            <w:delText>13</w:delText>
                          </w:r>
                        </w:del>
                      </w:fldSimple>
                      <w:bookmarkEnd w:id="280"/>
                      <w:r>
                        <w:t xml:space="preserve"> Screengrab from </w:t>
                      </w:r>
                      <w:proofErr w:type="spellStart"/>
                      <w:r>
                        <w:t>ArcCatalog</w:t>
                      </w:r>
                      <w:proofErr w:type="spellEnd"/>
                      <w:r>
                        <w:t xml:space="preserve">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283" w:name="_Ref430331979"/>
      <w:bookmarkStart w:id="284" w:name="_Toc476903428"/>
      <w:r>
        <w:lastRenderedPageBreak/>
        <w:t>Glossary of terms</w:t>
      </w:r>
      <w:bookmarkEnd w:id="283"/>
      <w:bookmarkEnd w:id="284"/>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681E73AF" w:rsidR="009B0418" w:rsidRPr="00CE2C78" w:rsidRDefault="001C6580" w:rsidP="009B0418">
            <w:r>
              <w:t>ArcGIS 10.4</w:t>
            </w:r>
            <w:r w:rsidR="009B0418">
              <w:t xml:space="preserve"> </w:t>
            </w:r>
          </w:p>
        </w:tc>
        <w:tc>
          <w:tcPr>
            <w:tcW w:w="6974" w:type="dxa"/>
          </w:tcPr>
          <w:p w14:paraId="1251754B" w14:textId="4F0F2DBD" w:rsidR="009B0418" w:rsidRPr="00CE2C78" w:rsidRDefault="009B0418" w:rsidP="009B0418">
            <w:r>
              <w:t>GIS software developed by ESRI.  Grid Garage is written and teste</w:t>
            </w:r>
            <w:r w:rsidR="001C6580">
              <w:t>d in ArcGIS Desktop version 10.4</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proofErr w:type="spellStart"/>
            <w:r>
              <w:rPr>
                <w:i/>
              </w:rPr>
              <w:t>name.</w:t>
            </w:r>
            <w:r>
              <w:t>gdb</w:t>
            </w:r>
            <w:proofErr w:type="spellEnd"/>
            <w:r>
              <w:t>).</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285" w:name="_Toc476903429"/>
      <w:r>
        <w:t>Known issues and bugs</w:t>
      </w:r>
      <w:bookmarkEnd w:id="285"/>
      <w:r>
        <w:t xml:space="preserve"> </w:t>
      </w:r>
    </w:p>
    <w:p w14:paraId="42CD4591" w14:textId="77777777" w:rsidR="00204BFD" w:rsidRDefault="00204BFD" w:rsidP="00204BFD">
      <w:pPr>
        <w:rPr>
          <w:rFonts w:ascii="Arial" w:hAnsi="Arial" w:cs="Arial"/>
        </w:rPr>
      </w:pPr>
    </w:p>
    <w:tbl>
      <w:tblPr>
        <w:tblStyle w:val="TableGrid"/>
        <w:tblW w:w="5000" w:type="pct"/>
        <w:tblLook w:val="04A0" w:firstRow="1" w:lastRow="0" w:firstColumn="1" w:lastColumn="0" w:noHBand="0" w:noVBand="1"/>
      </w:tblPr>
      <w:tblGrid>
        <w:gridCol w:w="5043"/>
        <w:gridCol w:w="4023"/>
        <w:gridCol w:w="3512"/>
        <w:gridCol w:w="1370"/>
      </w:tblGrid>
      <w:tr w:rsidR="003F20C9" w:rsidRPr="00A85EE4" w14:paraId="5A38A1C2" w14:textId="78DF4E17" w:rsidTr="003F20C9">
        <w:trPr>
          <w:tblHeader/>
        </w:trPr>
        <w:tc>
          <w:tcPr>
            <w:tcW w:w="1808" w:type="pct"/>
          </w:tcPr>
          <w:p w14:paraId="69785FEE" w14:textId="3C919E17" w:rsidR="003F20C9" w:rsidRPr="00A85EE4" w:rsidRDefault="003F20C9" w:rsidP="00E9199A">
            <w:pPr>
              <w:spacing w:after="120"/>
              <w:rPr>
                <w:rFonts w:asciiTheme="minorHAnsi" w:hAnsiTheme="minorHAnsi" w:cstheme="minorHAnsi"/>
                <w:b/>
                <w:sz w:val="20"/>
                <w:szCs w:val="20"/>
              </w:rPr>
            </w:pPr>
            <w:r w:rsidRPr="00B955FB">
              <w:rPr>
                <w:rFonts w:asciiTheme="minorHAnsi" w:hAnsiTheme="minorHAnsi" w:cstheme="minorHAnsi"/>
                <w:b/>
                <w:sz w:val="18"/>
                <w:szCs w:val="18"/>
              </w:rPr>
              <w:t>Tool (with link to technical documentation)</w:t>
            </w:r>
          </w:p>
        </w:tc>
        <w:tc>
          <w:tcPr>
            <w:tcW w:w="1442" w:type="pct"/>
            <w:shd w:val="clear" w:color="auto" w:fill="auto"/>
          </w:tcPr>
          <w:p w14:paraId="1182991D" w14:textId="3517011D" w:rsidR="003F20C9" w:rsidRPr="00A85EE4" w:rsidRDefault="003F20C9" w:rsidP="00E9199A">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1259" w:type="pct"/>
            <w:shd w:val="clear" w:color="auto" w:fill="auto"/>
          </w:tcPr>
          <w:p w14:paraId="04B8B950" w14:textId="069ED807" w:rsidR="003F20C9" w:rsidRPr="00A85EE4" w:rsidRDefault="003F20C9" w:rsidP="00E9199A">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491" w:type="pct"/>
          </w:tcPr>
          <w:p w14:paraId="29C3B71A" w14:textId="1C933433" w:rsidR="003F20C9" w:rsidRPr="00A85EE4" w:rsidRDefault="003F20C9" w:rsidP="00E9199A">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3F20C9" w:rsidRPr="00A85EE4" w14:paraId="15EEBFE0" w14:textId="77777777" w:rsidTr="003F20C9">
        <w:tc>
          <w:tcPr>
            <w:tcW w:w="1808" w:type="pct"/>
          </w:tcPr>
          <w:p w14:paraId="3ED05CD1" w14:textId="396AA635" w:rsidR="003F20C9" w:rsidRDefault="003F20C9" w:rsidP="00E9199A">
            <w:pPr>
              <w:spacing w:after="120"/>
              <w:rPr>
                <w:rFonts w:asciiTheme="minorHAnsi" w:hAnsiTheme="minorHAnsi" w:cstheme="minorHAnsi"/>
                <w:b/>
                <w:sz w:val="20"/>
                <w:szCs w:val="20"/>
              </w:rPr>
            </w:pPr>
            <w:r w:rsidRPr="00B955FB">
              <w:rPr>
                <w:rFonts w:asciiTheme="minorHAnsi" w:hAnsiTheme="minorHAnsi" w:cstheme="minorHAnsi"/>
                <w:b/>
                <w:sz w:val="18"/>
                <w:szCs w:val="18"/>
              </w:rPr>
              <w:t>Feature Tools</w:t>
            </w:r>
          </w:p>
        </w:tc>
        <w:tc>
          <w:tcPr>
            <w:tcW w:w="1442" w:type="pct"/>
            <w:shd w:val="clear" w:color="auto" w:fill="auto"/>
          </w:tcPr>
          <w:p w14:paraId="687DA141" w14:textId="3702470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6A02D2E" w14:textId="7B4F9489" w:rsidR="003F20C9" w:rsidRPr="00A85EE4" w:rsidRDefault="003F20C9" w:rsidP="00E9199A">
            <w:pPr>
              <w:spacing w:after="120"/>
              <w:rPr>
                <w:rFonts w:asciiTheme="minorHAnsi" w:hAnsiTheme="minorHAnsi" w:cstheme="minorHAnsi"/>
                <w:sz w:val="20"/>
                <w:szCs w:val="20"/>
              </w:rPr>
            </w:pPr>
          </w:p>
        </w:tc>
        <w:tc>
          <w:tcPr>
            <w:tcW w:w="491" w:type="pct"/>
          </w:tcPr>
          <w:p w14:paraId="39F20D23" w14:textId="4367AC73" w:rsidR="003F20C9" w:rsidRPr="00A85EE4" w:rsidRDefault="003F20C9" w:rsidP="00E9199A">
            <w:pPr>
              <w:spacing w:after="120"/>
              <w:rPr>
                <w:rFonts w:asciiTheme="minorHAnsi" w:hAnsiTheme="minorHAnsi" w:cstheme="minorHAnsi"/>
                <w:sz w:val="20"/>
                <w:szCs w:val="20"/>
              </w:rPr>
            </w:pPr>
          </w:p>
        </w:tc>
      </w:tr>
      <w:tr w:rsidR="003F20C9" w:rsidRPr="00A85EE4" w14:paraId="273FA6C1" w14:textId="545425E7" w:rsidTr="003F20C9">
        <w:tc>
          <w:tcPr>
            <w:tcW w:w="1808" w:type="pct"/>
          </w:tcPr>
          <w:p w14:paraId="51195783" w14:textId="4B770E87" w:rsidR="003F20C9" w:rsidRDefault="00943AA9" w:rsidP="003F20C9">
            <w:pPr>
              <w:spacing w:after="120"/>
            </w:pPr>
            <w:hyperlink w:anchor="_Feature_&gt;_Clip" w:history="1">
              <w:r w:rsidR="003F20C9" w:rsidRPr="00B955FB">
                <w:rPr>
                  <w:rStyle w:val="Hyperlink"/>
                  <w:rFonts w:asciiTheme="minorHAnsi" w:hAnsiTheme="minorHAnsi" w:cstheme="minorHAnsi"/>
                  <w:sz w:val="18"/>
                  <w:szCs w:val="18"/>
                </w:rPr>
                <w:t>Feature &gt; Clip</w:t>
              </w:r>
            </w:hyperlink>
          </w:p>
        </w:tc>
        <w:tc>
          <w:tcPr>
            <w:tcW w:w="1442" w:type="pct"/>
            <w:shd w:val="clear" w:color="auto" w:fill="auto"/>
          </w:tcPr>
          <w:p w14:paraId="10D37485" w14:textId="1367FBF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EFFD29D" w14:textId="565B9B77" w:rsidR="003F20C9" w:rsidRPr="00A85EE4" w:rsidRDefault="003F20C9" w:rsidP="00E9199A">
            <w:pPr>
              <w:spacing w:after="120"/>
              <w:rPr>
                <w:rFonts w:asciiTheme="minorHAnsi" w:hAnsiTheme="minorHAnsi" w:cstheme="minorHAnsi"/>
                <w:sz w:val="20"/>
                <w:szCs w:val="20"/>
              </w:rPr>
            </w:pPr>
          </w:p>
        </w:tc>
        <w:tc>
          <w:tcPr>
            <w:tcW w:w="491" w:type="pct"/>
          </w:tcPr>
          <w:p w14:paraId="3B3EF75E" w14:textId="715D6A0C" w:rsidR="003F20C9" w:rsidRPr="00A85EE4" w:rsidRDefault="003F20C9" w:rsidP="00E9199A">
            <w:pPr>
              <w:spacing w:after="120"/>
              <w:rPr>
                <w:rFonts w:asciiTheme="minorHAnsi" w:hAnsiTheme="minorHAnsi" w:cstheme="minorHAnsi"/>
                <w:sz w:val="20"/>
                <w:szCs w:val="20"/>
              </w:rPr>
            </w:pPr>
          </w:p>
        </w:tc>
      </w:tr>
      <w:tr w:rsidR="003F20C9" w:rsidRPr="00A85EE4" w14:paraId="464598F0" w14:textId="79A4B2ED" w:rsidTr="003F20C9">
        <w:tc>
          <w:tcPr>
            <w:tcW w:w="1808" w:type="pct"/>
          </w:tcPr>
          <w:p w14:paraId="1712202F" w14:textId="317531A0" w:rsidR="003F20C9" w:rsidRPr="00A85EE4" w:rsidRDefault="00943AA9" w:rsidP="00E9199A">
            <w:pPr>
              <w:spacing w:after="120"/>
              <w:rPr>
                <w:rFonts w:asciiTheme="minorHAnsi" w:hAnsiTheme="minorHAnsi" w:cstheme="minorHAnsi"/>
                <w:sz w:val="20"/>
                <w:szCs w:val="20"/>
              </w:rPr>
            </w:pPr>
            <w:hyperlink w:anchor="_Feature_&gt;_Copy" w:history="1">
              <w:r w:rsidR="003F20C9" w:rsidRPr="00B955FB">
                <w:rPr>
                  <w:rStyle w:val="Hyperlink"/>
                  <w:rFonts w:asciiTheme="minorHAnsi" w:hAnsiTheme="minorHAnsi" w:cstheme="minorHAnsi"/>
                  <w:sz w:val="18"/>
                  <w:szCs w:val="18"/>
                </w:rPr>
                <w:t>Feature &gt; Copy</w:t>
              </w:r>
            </w:hyperlink>
          </w:p>
        </w:tc>
        <w:tc>
          <w:tcPr>
            <w:tcW w:w="1442" w:type="pct"/>
            <w:shd w:val="clear" w:color="auto" w:fill="auto"/>
          </w:tcPr>
          <w:p w14:paraId="62AD0CE9"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3D53B03" w14:textId="1990CB6E" w:rsidR="003F20C9" w:rsidRPr="00A85EE4" w:rsidRDefault="003F20C9" w:rsidP="00E9199A">
            <w:pPr>
              <w:spacing w:after="120"/>
              <w:rPr>
                <w:rFonts w:asciiTheme="minorHAnsi" w:hAnsiTheme="minorHAnsi" w:cstheme="minorHAnsi"/>
                <w:sz w:val="20"/>
                <w:szCs w:val="20"/>
              </w:rPr>
            </w:pPr>
          </w:p>
        </w:tc>
        <w:tc>
          <w:tcPr>
            <w:tcW w:w="491" w:type="pct"/>
          </w:tcPr>
          <w:p w14:paraId="3E712FE0" w14:textId="77777777" w:rsidR="003F20C9" w:rsidRPr="00A85EE4" w:rsidRDefault="003F20C9" w:rsidP="00E9199A">
            <w:pPr>
              <w:spacing w:after="120"/>
              <w:rPr>
                <w:rFonts w:asciiTheme="minorHAnsi" w:hAnsiTheme="minorHAnsi" w:cstheme="minorHAnsi"/>
                <w:sz w:val="20"/>
                <w:szCs w:val="20"/>
              </w:rPr>
            </w:pPr>
          </w:p>
        </w:tc>
      </w:tr>
      <w:tr w:rsidR="003F20C9" w:rsidRPr="00A85EE4" w14:paraId="5186DAB0" w14:textId="17466EEE" w:rsidTr="003F20C9">
        <w:tc>
          <w:tcPr>
            <w:tcW w:w="1808" w:type="pct"/>
          </w:tcPr>
          <w:p w14:paraId="3DC1DFE1" w14:textId="77FDA622" w:rsidR="003F20C9" w:rsidRPr="00A85EE4" w:rsidRDefault="00943AA9" w:rsidP="00E9199A">
            <w:pPr>
              <w:spacing w:after="120"/>
              <w:rPr>
                <w:rFonts w:asciiTheme="minorHAnsi" w:hAnsiTheme="minorHAnsi" w:cstheme="minorHAnsi"/>
                <w:sz w:val="20"/>
                <w:szCs w:val="20"/>
              </w:rPr>
            </w:pPr>
            <w:hyperlink w:anchor="_Feature_&gt;_Rasterise" w:history="1">
              <w:r w:rsidR="003F20C9" w:rsidRPr="00B955FB">
                <w:rPr>
                  <w:rStyle w:val="Hyperlink"/>
                  <w:rFonts w:asciiTheme="minorHAnsi" w:hAnsiTheme="minorHAnsi" w:cstheme="minorHAnsi"/>
                  <w:sz w:val="18"/>
                  <w:szCs w:val="18"/>
                </w:rPr>
                <w:t>Feature &gt; Rasterise by Table</w:t>
              </w:r>
            </w:hyperlink>
          </w:p>
        </w:tc>
        <w:tc>
          <w:tcPr>
            <w:tcW w:w="1442" w:type="pct"/>
            <w:shd w:val="clear" w:color="auto" w:fill="auto"/>
          </w:tcPr>
          <w:p w14:paraId="7A275222" w14:textId="5A307C4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81FE498" w14:textId="32C8BE12" w:rsidR="003F20C9" w:rsidRPr="00A85EE4" w:rsidRDefault="003F20C9" w:rsidP="00E9199A">
            <w:pPr>
              <w:spacing w:after="120"/>
              <w:rPr>
                <w:rFonts w:asciiTheme="minorHAnsi" w:hAnsiTheme="minorHAnsi" w:cstheme="minorHAnsi"/>
                <w:sz w:val="20"/>
                <w:szCs w:val="20"/>
              </w:rPr>
            </w:pPr>
          </w:p>
        </w:tc>
        <w:tc>
          <w:tcPr>
            <w:tcW w:w="491" w:type="pct"/>
          </w:tcPr>
          <w:p w14:paraId="041A700A" w14:textId="77777777" w:rsidR="003F20C9" w:rsidRPr="00A85EE4" w:rsidRDefault="003F20C9" w:rsidP="00E9199A">
            <w:pPr>
              <w:spacing w:after="120"/>
              <w:rPr>
                <w:rFonts w:asciiTheme="minorHAnsi" w:hAnsiTheme="minorHAnsi" w:cstheme="minorHAnsi"/>
                <w:sz w:val="20"/>
                <w:szCs w:val="20"/>
              </w:rPr>
            </w:pPr>
          </w:p>
        </w:tc>
      </w:tr>
      <w:tr w:rsidR="003F20C9" w:rsidRPr="00A85EE4" w14:paraId="341886DE" w14:textId="0548DF5E" w:rsidTr="003F20C9">
        <w:tc>
          <w:tcPr>
            <w:tcW w:w="1808" w:type="pct"/>
          </w:tcPr>
          <w:p w14:paraId="63385167" w14:textId="58DB4C7A" w:rsidR="003F20C9" w:rsidRPr="00A85EE4" w:rsidRDefault="003F20C9" w:rsidP="00E9199A">
            <w:pPr>
              <w:spacing w:after="120"/>
              <w:rPr>
                <w:rFonts w:asciiTheme="minorHAnsi" w:hAnsiTheme="minorHAnsi" w:cstheme="minorHAnsi"/>
                <w:sz w:val="20"/>
                <w:szCs w:val="20"/>
              </w:rPr>
            </w:pPr>
            <w:r w:rsidRPr="00B955FB">
              <w:rPr>
                <w:rFonts w:asciiTheme="minorHAnsi" w:hAnsiTheme="minorHAnsi" w:cstheme="minorHAnsi"/>
                <w:b/>
                <w:sz w:val="18"/>
                <w:szCs w:val="18"/>
              </w:rPr>
              <w:t>Geodata Tools</w:t>
            </w:r>
          </w:p>
        </w:tc>
        <w:tc>
          <w:tcPr>
            <w:tcW w:w="1442" w:type="pct"/>
            <w:shd w:val="clear" w:color="auto" w:fill="auto"/>
          </w:tcPr>
          <w:p w14:paraId="01159598" w14:textId="0A44124B"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5F49845" w14:textId="79859209" w:rsidR="003F20C9" w:rsidRPr="00A85EE4" w:rsidRDefault="003F20C9" w:rsidP="00E9199A">
            <w:pPr>
              <w:spacing w:after="120"/>
              <w:rPr>
                <w:rFonts w:asciiTheme="minorHAnsi" w:hAnsiTheme="minorHAnsi" w:cstheme="minorHAnsi"/>
                <w:sz w:val="20"/>
                <w:szCs w:val="20"/>
              </w:rPr>
            </w:pPr>
          </w:p>
        </w:tc>
        <w:tc>
          <w:tcPr>
            <w:tcW w:w="491" w:type="pct"/>
          </w:tcPr>
          <w:p w14:paraId="57ADC14F" w14:textId="77777777" w:rsidR="003F20C9" w:rsidRPr="00A85EE4" w:rsidRDefault="003F20C9" w:rsidP="00E9199A">
            <w:pPr>
              <w:spacing w:after="120"/>
              <w:rPr>
                <w:rFonts w:asciiTheme="minorHAnsi" w:hAnsiTheme="minorHAnsi" w:cstheme="minorHAnsi"/>
                <w:sz w:val="20"/>
                <w:szCs w:val="20"/>
              </w:rPr>
            </w:pPr>
          </w:p>
        </w:tc>
      </w:tr>
      <w:tr w:rsidR="003F20C9" w:rsidRPr="00A85EE4" w14:paraId="2CDB79DC" w14:textId="3FDDDB53" w:rsidTr="003F20C9">
        <w:tc>
          <w:tcPr>
            <w:tcW w:w="1808" w:type="pct"/>
          </w:tcPr>
          <w:p w14:paraId="149BEC98" w14:textId="7011D456" w:rsidR="003F20C9" w:rsidRPr="00A85EE4" w:rsidRDefault="00943AA9" w:rsidP="00E9199A">
            <w:pPr>
              <w:spacing w:after="120"/>
              <w:rPr>
                <w:rFonts w:asciiTheme="minorHAnsi" w:hAnsiTheme="minorHAnsi" w:cstheme="minorHAnsi"/>
                <w:sz w:val="20"/>
                <w:szCs w:val="20"/>
              </w:rPr>
            </w:pPr>
            <w:hyperlink w:anchor="_Geodata_&gt;_Compare" w:history="1">
              <w:r w:rsidR="003F20C9" w:rsidRPr="00B955FB">
                <w:rPr>
                  <w:rStyle w:val="Hyperlink"/>
                  <w:rFonts w:asciiTheme="minorHAnsi" w:hAnsiTheme="minorHAnsi" w:cstheme="minorHAnsi"/>
                  <w:sz w:val="18"/>
                  <w:szCs w:val="18"/>
                </w:rPr>
                <w:t>Geodata &gt; Compare Extents</w:t>
              </w:r>
            </w:hyperlink>
          </w:p>
        </w:tc>
        <w:tc>
          <w:tcPr>
            <w:tcW w:w="1442" w:type="pct"/>
            <w:shd w:val="clear" w:color="auto" w:fill="auto"/>
          </w:tcPr>
          <w:p w14:paraId="4B704387" w14:textId="3E28A90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0E4D13B" w14:textId="02100EEB" w:rsidR="003F20C9" w:rsidRPr="00A85EE4" w:rsidRDefault="003F20C9" w:rsidP="00E9199A">
            <w:pPr>
              <w:spacing w:after="120"/>
              <w:rPr>
                <w:rFonts w:asciiTheme="minorHAnsi" w:hAnsiTheme="minorHAnsi" w:cstheme="minorHAnsi"/>
                <w:sz w:val="20"/>
                <w:szCs w:val="20"/>
              </w:rPr>
            </w:pPr>
          </w:p>
        </w:tc>
        <w:tc>
          <w:tcPr>
            <w:tcW w:w="491" w:type="pct"/>
          </w:tcPr>
          <w:p w14:paraId="3D33E102" w14:textId="77777777" w:rsidR="003F20C9" w:rsidRPr="00A85EE4" w:rsidRDefault="003F20C9" w:rsidP="00E9199A">
            <w:pPr>
              <w:spacing w:after="120"/>
              <w:rPr>
                <w:rFonts w:asciiTheme="minorHAnsi" w:hAnsiTheme="minorHAnsi" w:cstheme="minorHAnsi"/>
                <w:sz w:val="20"/>
                <w:szCs w:val="20"/>
              </w:rPr>
            </w:pPr>
          </w:p>
        </w:tc>
      </w:tr>
      <w:tr w:rsidR="003F20C9" w:rsidRPr="00A85EE4" w14:paraId="15FA1FF6" w14:textId="0A4BEC1C" w:rsidTr="003F20C9">
        <w:tc>
          <w:tcPr>
            <w:tcW w:w="1808" w:type="pct"/>
          </w:tcPr>
          <w:p w14:paraId="1DF40F21" w14:textId="770BD648" w:rsidR="003F20C9" w:rsidRPr="00A85EE4" w:rsidRDefault="00943AA9" w:rsidP="00E9199A">
            <w:pPr>
              <w:spacing w:after="120"/>
              <w:rPr>
                <w:rFonts w:asciiTheme="minorHAnsi" w:hAnsiTheme="minorHAnsi" w:cstheme="minorHAnsi"/>
                <w:sz w:val="20"/>
                <w:szCs w:val="20"/>
              </w:rPr>
            </w:pPr>
            <w:hyperlink w:anchor="_Geodata_&gt;_Copy" w:history="1">
              <w:r w:rsidR="003F20C9" w:rsidRPr="00B955FB">
                <w:rPr>
                  <w:rStyle w:val="Hyperlink"/>
                  <w:rFonts w:asciiTheme="minorHAnsi" w:hAnsiTheme="minorHAnsi" w:cstheme="minorHAnsi"/>
                  <w:sz w:val="18"/>
                  <w:szCs w:val="18"/>
                </w:rPr>
                <w:t>Geodata &gt; Copy</w:t>
              </w:r>
            </w:hyperlink>
          </w:p>
        </w:tc>
        <w:tc>
          <w:tcPr>
            <w:tcW w:w="1442" w:type="pct"/>
            <w:shd w:val="clear" w:color="auto" w:fill="auto"/>
          </w:tcPr>
          <w:p w14:paraId="4AAACFFE" w14:textId="74FBB62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5E41246" w14:textId="04AF6616" w:rsidR="003F20C9" w:rsidRPr="00A85EE4" w:rsidRDefault="003F20C9" w:rsidP="00E9199A">
            <w:pPr>
              <w:spacing w:after="120"/>
              <w:rPr>
                <w:rFonts w:asciiTheme="minorHAnsi" w:hAnsiTheme="minorHAnsi" w:cstheme="minorHAnsi"/>
                <w:sz w:val="20"/>
                <w:szCs w:val="20"/>
              </w:rPr>
            </w:pPr>
          </w:p>
        </w:tc>
        <w:tc>
          <w:tcPr>
            <w:tcW w:w="491" w:type="pct"/>
          </w:tcPr>
          <w:p w14:paraId="1DADB49B" w14:textId="77777777" w:rsidR="003F20C9" w:rsidRPr="00A85EE4" w:rsidRDefault="003F20C9" w:rsidP="00E9199A">
            <w:pPr>
              <w:spacing w:after="120"/>
              <w:rPr>
                <w:rFonts w:asciiTheme="minorHAnsi" w:hAnsiTheme="minorHAnsi" w:cstheme="minorHAnsi"/>
                <w:sz w:val="20"/>
                <w:szCs w:val="20"/>
              </w:rPr>
            </w:pPr>
          </w:p>
        </w:tc>
      </w:tr>
      <w:tr w:rsidR="003F20C9" w:rsidRPr="00A85EE4" w14:paraId="4B4B5A14" w14:textId="2BF66E42" w:rsidTr="003F20C9">
        <w:tc>
          <w:tcPr>
            <w:tcW w:w="1808" w:type="pct"/>
          </w:tcPr>
          <w:p w14:paraId="77981248" w14:textId="1C288FDB" w:rsidR="003F20C9" w:rsidRPr="007262E3" w:rsidRDefault="00943AA9" w:rsidP="00E9199A">
            <w:pPr>
              <w:spacing w:after="120"/>
              <w:rPr>
                <w:rFonts w:asciiTheme="minorHAnsi" w:hAnsiTheme="minorHAnsi" w:cstheme="minorHAnsi"/>
                <w:b/>
                <w:sz w:val="20"/>
                <w:szCs w:val="20"/>
              </w:rPr>
            </w:pPr>
            <w:hyperlink w:anchor="_Geodata_&gt;_Delete" w:history="1">
              <w:r w:rsidR="003F20C9" w:rsidRPr="00B955FB">
                <w:rPr>
                  <w:rStyle w:val="Hyperlink"/>
                  <w:rFonts w:asciiTheme="minorHAnsi" w:hAnsiTheme="minorHAnsi" w:cstheme="minorHAnsi"/>
                  <w:sz w:val="18"/>
                  <w:szCs w:val="18"/>
                </w:rPr>
                <w:t>Geodata &gt; Delete</w:t>
              </w:r>
            </w:hyperlink>
          </w:p>
        </w:tc>
        <w:tc>
          <w:tcPr>
            <w:tcW w:w="1442" w:type="pct"/>
            <w:shd w:val="clear" w:color="auto" w:fill="auto"/>
          </w:tcPr>
          <w:p w14:paraId="65A945A4" w14:textId="31C4DD25"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9E1822A" w14:textId="157D09E4" w:rsidR="003F20C9" w:rsidRPr="00A85EE4" w:rsidRDefault="003F20C9" w:rsidP="00E9199A">
            <w:pPr>
              <w:spacing w:after="120"/>
              <w:rPr>
                <w:rFonts w:asciiTheme="minorHAnsi" w:hAnsiTheme="minorHAnsi" w:cstheme="minorHAnsi"/>
                <w:sz w:val="20"/>
                <w:szCs w:val="20"/>
              </w:rPr>
            </w:pPr>
          </w:p>
        </w:tc>
        <w:tc>
          <w:tcPr>
            <w:tcW w:w="491" w:type="pct"/>
          </w:tcPr>
          <w:p w14:paraId="27F0AC8D" w14:textId="77777777" w:rsidR="003F20C9" w:rsidRPr="00A85EE4" w:rsidRDefault="003F20C9" w:rsidP="00E9199A">
            <w:pPr>
              <w:spacing w:after="120"/>
              <w:rPr>
                <w:rFonts w:asciiTheme="minorHAnsi" w:hAnsiTheme="minorHAnsi" w:cstheme="minorHAnsi"/>
                <w:sz w:val="20"/>
                <w:szCs w:val="20"/>
              </w:rPr>
            </w:pPr>
          </w:p>
        </w:tc>
      </w:tr>
      <w:tr w:rsidR="003F20C9" w:rsidRPr="00A85EE4" w14:paraId="38CFCA69" w14:textId="57185724" w:rsidTr="003F20C9">
        <w:tc>
          <w:tcPr>
            <w:tcW w:w="1808" w:type="pct"/>
          </w:tcPr>
          <w:p w14:paraId="1400C408" w14:textId="5B23763C" w:rsidR="003F20C9" w:rsidRPr="00B37248" w:rsidRDefault="00943AA9" w:rsidP="00E9199A">
            <w:pPr>
              <w:spacing w:after="120"/>
              <w:rPr>
                <w:rFonts w:asciiTheme="minorHAnsi" w:hAnsiTheme="minorHAnsi" w:cstheme="minorHAnsi"/>
                <w:b/>
                <w:sz w:val="20"/>
                <w:szCs w:val="20"/>
              </w:rPr>
            </w:pPr>
            <w:hyperlink w:anchor="_Geodata_&gt;_Describe" w:history="1">
              <w:r w:rsidR="003F20C9" w:rsidRPr="00B955FB">
                <w:rPr>
                  <w:rStyle w:val="Hyperlink"/>
                  <w:rFonts w:asciiTheme="minorHAnsi" w:hAnsiTheme="minorHAnsi" w:cstheme="minorHAnsi"/>
                  <w:sz w:val="18"/>
                  <w:szCs w:val="18"/>
                </w:rPr>
                <w:t>Geodata &gt; Describe</w:t>
              </w:r>
            </w:hyperlink>
          </w:p>
        </w:tc>
        <w:tc>
          <w:tcPr>
            <w:tcW w:w="1442" w:type="pct"/>
            <w:shd w:val="clear" w:color="auto" w:fill="auto"/>
          </w:tcPr>
          <w:p w14:paraId="66812D40" w14:textId="33262C18"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4B1ECA3" w14:textId="55DE7944" w:rsidR="003F20C9" w:rsidRPr="00A85EE4" w:rsidRDefault="003F20C9" w:rsidP="00E9199A">
            <w:pPr>
              <w:spacing w:after="120"/>
              <w:rPr>
                <w:rFonts w:asciiTheme="minorHAnsi" w:hAnsiTheme="minorHAnsi" w:cstheme="minorHAnsi"/>
                <w:sz w:val="20"/>
                <w:szCs w:val="20"/>
              </w:rPr>
            </w:pPr>
          </w:p>
        </w:tc>
        <w:tc>
          <w:tcPr>
            <w:tcW w:w="491" w:type="pct"/>
          </w:tcPr>
          <w:p w14:paraId="5BD3E993" w14:textId="77777777" w:rsidR="003F20C9" w:rsidRPr="00A85EE4" w:rsidRDefault="003F20C9" w:rsidP="00E9199A">
            <w:pPr>
              <w:spacing w:after="120"/>
              <w:rPr>
                <w:rFonts w:asciiTheme="minorHAnsi" w:hAnsiTheme="minorHAnsi" w:cstheme="minorHAnsi"/>
                <w:sz w:val="20"/>
                <w:szCs w:val="20"/>
              </w:rPr>
            </w:pPr>
          </w:p>
        </w:tc>
      </w:tr>
      <w:tr w:rsidR="003F20C9" w:rsidRPr="00A85EE4" w14:paraId="03095CE0" w14:textId="6BB4A303" w:rsidTr="003F20C9">
        <w:tc>
          <w:tcPr>
            <w:tcW w:w="1808" w:type="pct"/>
          </w:tcPr>
          <w:p w14:paraId="0279FDAE" w14:textId="7A7BC60B" w:rsidR="003F20C9" w:rsidRPr="00A85EE4" w:rsidRDefault="00943AA9" w:rsidP="00E9199A">
            <w:pPr>
              <w:spacing w:after="120"/>
              <w:rPr>
                <w:rFonts w:asciiTheme="minorHAnsi" w:hAnsiTheme="minorHAnsi" w:cstheme="minorHAnsi"/>
                <w:sz w:val="20"/>
                <w:szCs w:val="20"/>
              </w:rPr>
            </w:pPr>
            <w:hyperlink w:anchor="_Geodata_&gt;_Display" w:history="1">
              <w:r w:rsidR="003F20C9" w:rsidRPr="00B955FB">
                <w:rPr>
                  <w:rStyle w:val="Hyperlink"/>
                  <w:rFonts w:asciiTheme="minorHAnsi" w:hAnsiTheme="minorHAnsi" w:cstheme="minorHAnsi"/>
                  <w:sz w:val="18"/>
                  <w:szCs w:val="18"/>
                </w:rPr>
                <w:t>Geodata &gt; Display</w:t>
              </w:r>
            </w:hyperlink>
          </w:p>
        </w:tc>
        <w:tc>
          <w:tcPr>
            <w:tcW w:w="1442" w:type="pct"/>
            <w:shd w:val="clear" w:color="auto" w:fill="auto"/>
          </w:tcPr>
          <w:p w14:paraId="66CA897D" w14:textId="75E963DE"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9679F47" w14:textId="51293BB8" w:rsidR="003F20C9" w:rsidRPr="00A85EE4" w:rsidRDefault="003F20C9" w:rsidP="00E9199A">
            <w:pPr>
              <w:spacing w:after="120"/>
              <w:rPr>
                <w:rFonts w:asciiTheme="minorHAnsi" w:hAnsiTheme="minorHAnsi" w:cstheme="minorHAnsi"/>
                <w:sz w:val="20"/>
                <w:szCs w:val="20"/>
              </w:rPr>
            </w:pPr>
          </w:p>
        </w:tc>
        <w:tc>
          <w:tcPr>
            <w:tcW w:w="491" w:type="pct"/>
          </w:tcPr>
          <w:p w14:paraId="0BDE988A" w14:textId="77777777" w:rsidR="003F20C9" w:rsidRPr="00A85EE4" w:rsidRDefault="003F20C9" w:rsidP="00E9199A">
            <w:pPr>
              <w:spacing w:after="120"/>
              <w:rPr>
                <w:rFonts w:asciiTheme="minorHAnsi" w:hAnsiTheme="minorHAnsi" w:cstheme="minorHAnsi"/>
                <w:sz w:val="20"/>
                <w:szCs w:val="20"/>
              </w:rPr>
            </w:pPr>
          </w:p>
        </w:tc>
      </w:tr>
      <w:tr w:rsidR="003F20C9" w:rsidRPr="00A85EE4" w14:paraId="0A0D0CF4" w14:textId="758E8FB7" w:rsidTr="003F20C9">
        <w:tc>
          <w:tcPr>
            <w:tcW w:w="1808" w:type="pct"/>
          </w:tcPr>
          <w:p w14:paraId="7E7C813F" w14:textId="79698390" w:rsidR="003F20C9" w:rsidRPr="00A85EE4" w:rsidRDefault="00943AA9" w:rsidP="00E9199A">
            <w:pPr>
              <w:spacing w:after="120"/>
              <w:rPr>
                <w:rFonts w:asciiTheme="minorHAnsi" w:hAnsiTheme="minorHAnsi" w:cstheme="minorHAnsi"/>
                <w:sz w:val="20"/>
                <w:szCs w:val="20"/>
              </w:rPr>
            </w:pPr>
            <w:hyperlink w:anchor="_Geodata_&gt;_Generate" w:history="1">
              <w:r w:rsidR="003F20C9" w:rsidRPr="00B955FB">
                <w:rPr>
                  <w:rStyle w:val="Hyperlink"/>
                  <w:rFonts w:asciiTheme="minorHAnsi" w:hAnsiTheme="minorHAnsi" w:cstheme="minorHAnsi"/>
                  <w:sz w:val="18"/>
                  <w:szCs w:val="18"/>
                </w:rPr>
                <w:t>Geodata &gt; Generate Names</w:t>
              </w:r>
            </w:hyperlink>
          </w:p>
        </w:tc>
        <w:tc>
          <w:tcPr>
            <w:tcW w:w="1442" w:type="pct"/>
            <w:shd w:val="clear" w:color="auto" w:fill="auto"/>
          </w:tcPr>
          <w:p w14:paraId="492E234D" w14:textId="603DAC1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B073415" w14:textId="1608875D" w:rsidR="003F20C9" w:rsidRPr="00A85EE4" w:rsidRDefault="003F20C9" w:rsidP="00E9199A">
            <w:pPr>
              <w:spacing w:after="120"/>
              <w:rPr>
                <w:rFonts w:asciiTheme="minorHAnsi" w:hAnsiTheme="minorHAnsi" w:cstheme="minorHAnsi"/>
                <w:sz w:val="20"/>
                <w:szCs w:val="20"/>
              </w:rPr>
            </w:pPr>
          </w:p>
        </w:tc>
        <w:tc>
          <w:tcPr>
            <w:tcW w:w="491" w:type="pct"/>
          </w:tcPr>
          <w:p w14:paraId="792C5869" w14:textId="77777777" w:rsidR="003F20C9" w:rsidRPr="00A85EE4" w:rsidRDefault="003F20C9" w:rsidP="00E9199A">
            <w:pPr>
              <w:spacing w:after="120"/>
              <w:rPr>
                <w:rFonts w:asciiTheme="minorHAnsi" w:hAnsiTheme="minorHAnsi" w:cstheme="minorHAnsi"/>
                <w:sz w:val="20"/>
                <w:szCs w:val="20"/>
              </w:rPr>
            </w:pPr>
          </w:p>
        </w:tc>
      </w:tr>
      <w:tr w:rsidR="003F20C9" w:rsidRPr="00A85EE4" w14:paraId="053B6E42" w14:textId="3548BAF1" w:rsidTr="003F20C9">
        <w:tc>
          <w:tcPr>
            <w:tcW w:w="1808" w:type="pct"/>
          </w:tcPr>
          <w:p w14:paraId="3FCDC7C2" w14:textId="217F535C" w:rsidR="003F20C9" w:rsidRPr="00A85EE4" w:rsidRDefault="00943AA9" w:rsidP="003F20C9">
            <w:pPr>
              <w:spacing w:after="120"/>
              <w:rPr>
                <w:rFonts w:asciiTheme="minorHAnsi" w:hAnsiTheme="minorHAnsi" w:cstheme="minorHAnsi"/>
                <w:sz w:val="20"/>
                <w:szCs w:val="20"/>
              </w:rPr>
            </w:pPr>
            <w:hyperlink w:anchor="_Geodata_&gt;_List" w:history="1">
              <w:r w:rsidR="003F20C9" w:rsidRPr="00B955FB">
                <w:rPr>
                  <w:rStyle w:val="Hyperlink"/>
                  <w:rFonts w:asciiTheme="minorHAnsi" w:hAnsiTheme="minorHAnsi" w:cstheme="minorHAnsi"/>
                  <w:sz w:val="18"/>
                  <w:szCs w:val="18"/>
                </w:rPr>
                <w:t>Geodata &gt; List Workspace Tables</w:t>
              </w:r>
            </w:hyperlink>
          </w:p>
        </w:tc>
        <w:tc>
          <w:tcPr>
            <w:tcW w:w="1442" w:type="pct"/>
            <w:shd w:val="clear" w:color="auto" w:fill="auto"/>
          </w:tcPr>
          <w:p w14:paraId="3722AC2B" w14:textId="44ECD7A6"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833C5E3" w14:textId="3E7DCAF5" w:rsidR="003F20C9" w:rsidRPr="00A85EE4" w:rsidRDefault="003F20C9" w:rsidP="00E9199A">
            <w:pPr>
              <w:spacing w:after="120"/>
              <w:rPr>
                <w:rFonts w:asciiTheme="minorHAnsi" w:hAnsiTheme="minorHAnsi" w:cstheme="minorHAnsi"/>
                <w:sz w:val="20"/>
                <w:szCs w:val="20"/>
              </w:rPr>
            </w:pPr>
          </w:p>
        </w:tc>
        <w:tc>
          <w:tcPr>
            <w:tcW w:w="491" w:type="pct"/>
          </w:tcPr>
          <w:p w14:paraId="423880B3" w14:textId="77777777" w:rsidR="003F20C9" w:rsidRPr="00A85EE4" w:rsidRDefault="003F20C9" w:rsidP="00E9199A">
            <w:pPr>
              <w:spacing w:after="120"/>
              <w:rPr>
                <w:rFonts w:asciiTheme="minorHAnsi" w:hAnsiTheme="minorHAnsi" w:cstheme="minorHAnsi"/>
                <w:sz w:val="20"/>
                <w:szCs w:val="20"/>
              </w:rPr>
            </w:pPr>
          </w:p>
        </w:tc>
      </w:tr>
      <w:tr w:rsidR="003F20C9" w:rsidRPr="00A85EE4" w14:paraId="294DEBE2" w14:textId="0CAE2201" w:rsidTr="003F20C9">
        <w:tc>
          <w:tcPr>
            <w:tcW w:w="1808" w:type="pct"/>
          </w:tcPr>
          <w:p w14:paraId="2DB8A88B" w14:textId="4D29B558" w:rsidR="003F20C9" w:rsidRPr="00A85EE4" w:rsidRDefault="00943AA9" w:rsidP="00E9199A">
            <w:pPr>
              <w:spacing w:after="120"/>
              <w:rPr>
                <w:rFonts w:asciiTheme="minorHAnsi" w:hAnsiTheme="minorHAnsi" w:cstheme="minorHAnsi"/>
                <w:sz w:val="20"/>
                <w:szCs w:val="20"/>
              </w:rPr>
            </w:pPr>
            <w:hyperlink w:anchor="_Geodata_&gt;_Rename" w:history="1">
              <w:r w:rsidR="003F20C9" w:rsidRPr="00B955FB">
                <w:rPr>
                  <w:rStyle w:val="Hyperlink"/>
                  <w:rFonts w:asciiTheme="minorHAnsi" w:hAnsiTheme="minorHAnsi" w:cstheme="minorHAnsi"/>
                  <w:sz w:val="18"/>
                  <w:szCs w:val="18"/>
                </w:rPr>
                <w:t>Geodata &gt; Rename</w:t>
              </w:r>
            </w:hyperlink>
          </w:p>
        </w:tc>
        <w:tc>
          <w:tcPr>
            <w:tcW w:w="1442" w:type="pct"/>
            <w:shd w:val="clear" w:color="auto" w:fill="auto"/>
          </w:tcPr>
          <w:p w14:paraId="5A8B9F86" w14:textId="757422B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973C4B3" w14:textId="7DFB088D" w:rsidR="003F20C9" w:rsidRPr="00A85EE4" w:rsidRDefault="003F20C9" w:rsidP="00E9199A">
            <w:pPr>
              <w:spacing w:after="120"/>
              <w:rPr>
                <w:rFonts w:asciiTheme="minorHAnsi" w:hAnsiTheme="minorHAnsi" w:cstheme="minorHAnsi"/>
                <w:sz w:val="20"/>
                <w:szCs w:val="20"/>
              </w:rPr>
            </w:pPr>
          </w:p>
        </w:tc>
        <w:tc>
          <w:tcPr>
            <w:tcW w:w="491" w:type="pct"/>
          </w:tcPr>
          <w:p w14:paraId="0F5B4513" w14:textId="77777777" w:rsidR="003F20C9" w:rsidRPr="00A85EE4" w:rsidRDefault="003F20C9" w:rsidP="00E9199A">
            <w:pPr>
              <w:spacing w:after="120"/>
              <w:rPr>
                <w:rFonts w:asciiTheme="minorHAnsi" w:hAnsiTheme="minorHAnsi" w:cstheme="minorHAnsi"/>
                <w:sz w:val="20"/>
                <w:szCs w:val="20"/>
              </w:rPr>
            </w:pPr>
          </w:p>
        </w:tc>
      </w:tr>
      <w:tr w:rsidR="003F20C9" w:rsidRPr="00A85EE4" w14:paraId="5CB86D50" w14:textId="3B75B308" w:rsidTr="003F20C9">
        <w:tc>
          <w:tcPr>
            <w:tcW w:w="1808" w:type="pct"/>
          </w:tcPr>
          <w:p w14:paraId="041A61DD" w14:textId="541EC783" w:rsidR="003F20C9" w:rsidRPr="00B37248" w:rsidRDefault="00943AA9" w:rsidP="00E9199A">
            <w:pPr>
              <w:spacing w:after="120"/>
              <w:rPr>
                <w:rFonts w:asciiTheme="minorHAnsi" w:hAnsiTheme="minorHAnsi" w:cstheme="minorHAnsi"/>
                <w:b/>
                <w:sz w:val="20"/>
                <w:szCs w:val="20"/>
              </w:rPr>
            </w:pPr>
            <w:hyperlink w:anchor="_Geodata_&gt;_Search" w:history="1">
              <w:r w:rsidR="003F20C9" w:rsidRPr="00B955FB">
                <w:rPr>
                  <w:rStyle w:val="Hyperlink"/>
                  <w:rFonts w:asciiTheme="minorHAnsi" w:hAnsiTheme="minorHAnsi" w:cstheme="minorHAnsi"/>
                  <w:sz w:val="18"/>
                  <w:szCs w:val="18"/>
                </w:rPr>
                <w:t>Geodata &gt; Search</w:t>
              </w:r>
            </w:hyperlink>
          </w:p>
        </w:tc>
        <w:tc>
          <w:tcPr>
            <w:tcW w:w="1442" w:type="pct"/>
            <w:shd w:val="clear" w:color="auto" w:fill="auto"/>
          </w:tcPr>
          <w:p w14:paraId="133495C7"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362B4A1" w14:textId="3ADE1536" w:rsidR="003F20C9" w:rsidRPr="00A85EE4" w:rsidRDefault="003F20C9" w:rsidP="00E9199A">
            <w:pPr>
              <w:spacing w:after="120"/>
              <w:rPr>
                <w:rFonts w:asciiTheme="minorHAnsi" w:hAnsiTheme="minorHAnsi" w:cstheme="minorHAnsi"/>
                <w:sz w:val="20"/>
                <w:szCs w:val="20"/>
              </w:rPr>
            </w:pPr>
          </w:p>
        </w:tc>
        <w:tc>
          <w:tcPr>
            <w:tcW w:w="491" w:type="pct"/>
          </w:tcPr>
          <w:p w14:paraId="2D621E89" w14:textId="77777777" w:rsidR="003F20C9" w:rsidRPr="00A85EE4" w:rsidRDefault="003F20C9" w:rsidP="00E9199A">
            <w:pPr>
              <w:spacing w:after="120"/>
              <w:rPr>
                <w:rFonts w:asciiTheme="minorHAnsi" w:hAnsiTheme="minorHAnsi" w:cstheme="minorHAnsi"/>
                <w:sz w:val="20"/>
                <w:szCs w:val="20"/>
              </w:rPr>
            </w:pPr>
          </w:p>
        </w:tc>
      </w:tr>
      <w:tr w:rsidR="003F20C9" w:rsidRPr="00A85EE4" w14:paraId="0AB16FD0" w14:textId="283A4570" w:rsidTr="003F20C9">
        <w:tc>
          <w:tcPr>
            <w:tcW w:w="1808" w:type="pct"/>
          </w:tcPr>
          <w:p w14:paraId="590E41AD" w14:textId="3BD8BE90" w:rsidR="003F20C9" w:rsidRPr="00A85EE4" w:rsidRDefault="00943AA9" w:rsidP="00E9199A">
            <w:pPr>
              <w:spacing w:after="120"/>
              <w:rPr>
                <w:rFonts w:asciiTheme="minorHAnsi" w:hAnsiTheme="minorHAnsi" w:cstheme="minorHAnsi"/>
                <w:sz w:val="20"/>
                <w:szCs w:val="20"/>
              </w:rPr>
            </w:pPr>
            <w:hyperlink w:anchor="_Geodata_&gt;_Select" w:history="1">
              <w:r w:rsidR="003F20C9" w:rsidRPr="00B955FB">
                <w:rPr>
                  <w:rStyle w:val="Hyperlink"/>
                  <w:rFonts w:asciiTheme="minorHAnsi" w:hAnsiTheme="minorHAnsi" w:cstheme="minorHAnsi"/>
                  <w:sz w:val="18"/>
                  <w:szCs w:val="18"/>
                </w:rPr>
                <w:t>Geodata &gt; Select</w:t>
              </w:r>
            </w:hyperlink>
          </w:p>
        </w:tc>
        <w:tc>
          <w:tcPr>
            <w:tcW w:w="1442" w:type="pct"/>
            <w:shd w:val="clear" w:color="auto" w:fill="auto"/>
          </w:tcPr>
          <w:p w14:paraId="1A4D3E23" w14:textId="23826F0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0557D37" w14:textId="6708FC8B" w:rsidR="003F20C9" w:rsidRPr="00A85EE4" w:rsidRDefault="003F20C9" w:rsidP="00E9199A">
            <w:pPr>
              <w:spacing w:after="120"/>
              <w:rPr>
                <w:rFonts w:asciiTheme="minorHAnsi" w:hAnsiTheme="minorHAnsi" w:cstheme="minorHAnsi"/>
                <w:sz w:val="20"/>
                <w:szCs w:val="20"/>
              </w:rPr>
            </w:pPr>
          </w:p>
        </w:tc>
        <w:tc>
          <w:tcPr>
            <w:tcW w:w="491" w:type="pct"/>
          </w:tcPr>
          <w:p w14:paraId="5E86A118" w14:textId="77777777" w:rsidR="003F20C9" w:rsidRPr="00A85EE4" w:rsidRDefault="003F20C9" w:rsidP="00E9199A">
            <w:pPr>
              <w:spacing w:after="120"/>
              <w:rPr>
                <w:rFonts w:asciiTheme="minorHAnsi" w:hAnsiTheme="minorHAnsi" w:cstheme="minorHAnsi"/>
                <w:sz w:val="20"/>
                <w:szCs w:val="20"/>
              </w:rPr>
            </w:pPr>
          </w:p>
        </w:tc>
      </w:tr>
      <w:tr w:rsidR="003F20C9" w:rsidRPr="00A85EE4" w14:paraId="7D5A3716" w14:textId="6DDEF387" w:rsidTr="003F20C9">
        <w:tc>
          <w:tcPr>
            <w:tcW w:w="1808" w:type="pct"/>
          </w:tcPr>
          <w:p w14:paraId="05136937" w14:textId="77777777" w:rsidR="003F20C9" w:rsidRPr="00B955FB" w:rsidRDefault="003F20C9" w:rsidP="00E9199A">
            <w:pPr>
              <w:spacing w:after="120"/>
              <w:rPr>
                <w:rFonts w:asciiTheme="minorHAnsi" w:hAnsiTheme="minorHAnsi" w:cstheme="minorHAnsi"/>
                <w:b/>
                <w:sz w:val="18"/>
                <w:szCs w:val="18"/>
              </w:rPr>
            </w:pPr>
          </w:p>
          <w:p w14:paraId="2A8D2297" w14:textId="54B820B8" w:rsidR="003F20C9" w:rsidRPr="00A85EE4" w:rsidRDefault="003F20C9" w:rsidP="00E9199A">
            <w:pPr>
              <w:spacing w:after="120"/>
              <w:rPr>
                <w:rFonts w:asciiTheme="minorHAnsi" w:hAnsiTheme="minorHAnsi" w:cstheme="minorHAnsi"/>
                <w:sz w:val="20"/>
                <w:szCs w:val="20"/>
              </w:rPr>
            </w:pPr>
            <w:r w:rsidRPr="00B955FB">
              <w:rPr>
                <w:rFonts w:asciiTheme="minorHAnsi" w:hAnsiTheme="minorHAnsi" w:cstheme="minorHAnsi"/>
                <w:b/>
                <w:sz w:val="18"/>
                <w:szCs w:val="18"/>
              </w:rPr>
              <w:t>Raster Tools</w:t>
            </w:r>
          </w:p>
        </w:tc>
        <w:tc>
          <w:tcPr>
            <w:tcW w:w="1442" w:type="pct"/>
            <w:shd w:val="clear" w:color="auto" w:fill="auto"/>
          </w:tcPr>
          <w:p w14:paraId="4C591BA8" w14:textId="593B59CE"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186D9B2" w14:textId="0603DBB9" w:rsidR="003F20C9" w:rsidRPr="00A85EE4" w:rsidRDefault="003F20C9" w:rsidP="00E9199A">
            <w:pPr>
              <w:spacing w:after="120"/>
              <w:rPr>
                <w:rFonts w:asciiTheme="minorHAnsi" w:hAnsiTheme="minorHAnsi" w:cstheme="minorHAnsi"/>
                <w:sz w:val="20"/>
                <w:szCs w:val="20"/>
              </w:rPr>
            </w:pPr>
          </w:p>
        </w:tc>
        <w:tc>
          <w:tcPr>
            <w:tcW w:w="491" w:type="pct"/>
          </w:tcPr>
          <w:p w14:paraId="1D316BC5" w14:textId="77777777" w:rsidR="003F20C9" w:rsidRPr="00A85EE4" w:rsidRDefault="003F20C9" w:rsidP="00E9199A">
            <w:pPr>
              <w:spacing w:after="120"/>
              <w:rPr>
                <w:rFonts w:asciiTheme="minorHAnsi" w:hAnsiTheme="minorHAnsi" w:cstheme="minorHAnsi"/>
                <w:sz w:val="20"/>
                <w:szCs w:val="20"/>
              </w:rPr>
            </w:pPr>
          </w:p>
        </w:tc>
      </w:tr>
      <w:tr w:rsidR="003F20C9" w:rsidRPr="00A85EE4" w14:paraId="6E54355B" w14:textId="0C00236F" w:rsidTr="003F20C9">
        <w:tc>
          <w:tcPr>
            <w:tcW w:w="1808" w:type="pct"/>
          </w:tcPr>
          <w:p w14:paraId="2F9875CF" w14:textId="36CC2676" w:rsidR="003F20C9" w:rsidRPr="00A85EE4" w:rsidRDefault="00943AA9" w:rsidP="00E9199A">
            <w:pPr>
              <w:spacing w:after="120"/>
              <w:rPr>
                <w:rFonts w:asciiTheme="minorHAnsi" w:hAnsiTheme="minorHAnsi" w:cstheme="minorHAnsi"/>
                <w:sz w:val="20"/>
                <w:szCs w:val="20"/>
              </w:rPr>
            </w:pPr>
            <w:hyperlink w:anchor="_Raster_&gt;_Aggregate" w:history="1">
              <w:r w:rsidR="003F20C9" w:rsidRPr="00B955FB">
                <w:rPr>
                  <w:rFonts w:asciiTheme="minorHAnsi" w:hAnsiTheme="minorHAnsi" w:cstheme="minorHAnsi"/>
                  <w:sz w:val="18"/>
                  <w:szCs w:val="18"/>
                </w:rPr>
                <w:t xml:space="preserve"> </w:t>
              </w:r>
              <w:r w:rsidR="003F20C9" w:rsidRPr="00B955FB">
                <w:rPr>
                  <w:rStyle w:val="Hyperlink"/>
                  <w:rFonts w:asciiTheme="minorHAnsi" w:hAnsiTheme="minorHAnsi" w:cstheme="minorHAnsi"/>
                  <w:sz w:val="18"/>
                  <w:szCs w:val="18"/>
                </w:rPr>
                <w:t>Raster &gt; Aggregate</w:t>
              </w:r>
            </w:hyperlink>
          </w:p>
        </w:tc>
        <w:tc>
          <w:tcPr>
            <w:tcW w:w="1442" w:type="pct"/>
            <w:shd w:val="clear" w:color="auto" w:fill="auto"/>
          </w:tcPr>
          <w:p w14:paraId="45C062E6" w14:textId="415298BD"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09EFCC8" w14:textId="70353300" w:rsidR="003F20C9" w:rsidRPr="00A85EE4" w:rsidRDefault="003F20C9" w:rsidP="00E9199A">
            <w:pPr>
              <w:spacing w:after="120"/>
              <w:rPr>
                <w:rFonts w:asciiTheme="minorHAnsi" w:hAnsiTheme="minorHAnsi" w:cstheme="minorHAnsi"/>
                <w:sz w:val="20"/>
                <w:szCs w:val="20"/>
              </w:rPr>
            </w:pPr>
          </w:p>
        </w:tc>
        <w:tc>
          <w:tcPr>
            <w:tcW w:w="491" w:type="pct"/>
          </w:tcPr>
          <w:p w14:paraId="7C5C1C02" w14:textId="77777777" w:rsidR="003F20C9" w:rsidRPr="00A85EE4" w:rsidRDefault="003F20C9" w:rsidP="00E9199A">
            <w:pPr>
              <w:spacing w:after="120"/>
              <w:rPr>
                <w:rFonts w:asciiTheme="minorHAnsi" w:hAnsiTheme="minorHAnsi" w:cstheme="minorHAnsi"/>
                <w:sz w:val="20"/>
                <w:szCs w:val="20"/>
              </w:rPr>
            </w:pPr>
          </w:p>
        </w:tc>
      </w:tr>
      <w:tr w:rsidR="003F20C9" w:rsidRPr="00A85EE4" w14:paraId="183D681C" w14:textId="74AB6BE3" w:rsidTr="003F20C9">
        <w:tc>
          <w:tcPr>
            <w:tcW w:w="1808" w:type="pct"/>
          </w:tcPr>
          <w:p w14:paraId="33B1C260" w14:textId="50EC3AC2" w:rsidR="003F20C9" w:rsidRPr="00A85EE4" w:rsidRDefault="00943AA9" w:rsidP="00E9199A">
            <w:pPr>
              <w:spacing w:after="120"/>
              <w:rPr>
                <w:rFonts w:asciiTheme="minorHAnsi" w:hAnsiTheme="minorHAnsi" w:cstheme="minorHAnsi"/>
                <w:sz w:val="20"/>
                <w:szCs w:val="20"/>
              </w:rPr>
            </w:pPr>
            <w:hyperlink w:anchor="_Raster_&gt;_Block" w:history="1">
              <w:r w:rsidR="003F20C9" w:rsidRPr="00B955FB">
                <w:rPr>
                  <w:rFonts w:asciiTheme="minorHAnsi" w:hAnsiTheme="minorHAnsi" w:cstheme="minorHAnsi"/>
                  <w:sz w:val="18"/>
                  <w:szCs w:val="18"/>
                </w:rPr>
                <w:t xml:space="preserve"> </w:t>
              </w:r>
              <w:r w:rsidR="003F20C9" w:rsidRPr="00B955FB">
                <w:rPr>
                  <w:rStyle w:val="Hyperlink"/>
                  <w:rFonts w:asciiTheme="minorHAnsi" w:hAnsiTheme="minorHAnsi" w:cstheme="minorHAnsi"/>
                  <w:sz w:val="18"/>
                  <w:szCs w:val="18"/>
                </w:rPr>
                <w:t>Raster &gt; Block Statistics</w:t>
              </w:r>
            </w:hyperlink>
          </w:p>
        </w:tc>
        <w:tc>
          <w:tcPr>
            <w:tcW w:w="1442" w:type="pct"/>
            <w:shd w:val="clear" w:color="auto" w:fill="auto"/>
          </w:tcPr>
          <w:p w14:paraId="55A71A37" w14:textId="441B383D"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6A58DCB" w14:textId="4A116973" w:rsidR="003F20C9" w:rsidRPr="00A85EE4" w:rsidRDefault="003F20C9" w:rsidP="00E9199A">
            <w:pPr>
              <w:spacing w:after="120"/>
              <w:rPr>
                <w:rFonts w:asciiTheme="minorHAnsi" w:hAnsiTheme="minorHAnsi" w:cstheme="minorHAnsi"/>
                <w:sz w:val="20"/>
                <w:szCs w:val="20"/>
              </w:rPr>
            </w:pPr>
          </w:p>
        </w:tc>
        <w:tc>
          <w:tcPr>
            <w:tcW w:w="491" w:type="pct"/>
          </w:tcPr>
          <w:p w14:paraId="6F56EAB5" w14:textId="77777777" w:rsidR="003F20C9" w:rsidRPr="00A85EE4" w:rsidRDefault="003F20C9" w:rsidP="00E9199A">
            <w:pPr>
              <w:spacing w:after="120"/>
              <w:rPr>
                <w:rFonts w:asciiTheme="minorHAnsi" w:hAnsiTheme="minorHAnsi" w:cstheme="minorHAnsi"/>
                <w:sz w:val="20"/>
                <w:szCs w:val="20"/>
              </w:rPr>
            </w:pPr>
          </w:p>
        </w:tc>
      </w:tr>
      <w:tr w:rsidR="003F20C9" w:rsidRPr="00A85EE4" w14:paraId="2BAD34C8" w14:textId="74771CB5" w:rsidTr="003F20C9">
        <w:tc>
          <w:tcPr>
            <w:tcW w:w="1808" w:type="pct"/>
          </w:tcPr>
          <w:p w14:paraId="10B79109" w14:textId="1196FFAB" w:rsidR="003F20C9" w:rsidRPr="00B37248" w:rsidRDefault="00943AA9" w:rsidP="00E9199A">
            <w:pPr>
              <w:spacing w:after="120"/>
              <w:rPr>
                <w:rFonts w:asciiTheme="minorHAnsi" w:hAnsiTheme="minorHAnsi" w:cstheme="minorHAnsi"/>
                <w:b/>
                <w:sz w:val="20"/>
                <w:szCs w:val="20"/>
              </w:rPr>
            </w:pPr>
            <w:hyperlink w:anchor="_Raster_&gt;_Build" w:history="1">
              <w:r w:rsidR="003F20C9" w:rsidRPr="00B955FB">
                <w:rPr>
                  <w:rStyle w:val="Hyperlink"/>
                  <w:rFonts w:asciiTheme="minorHAnsi" w:hAnsiTheme="minorHAnsi" w:cstheme="minorHAnsi"/>
                  <w:sz w:val="18"/>
                  <w:szCs w:val="18"/>
                </w:rPr>
                <w:t>Raster &gt; Build Attribute Table</w:t>
              </w:r>
            </w:hyperlink>
          </w:p>
        </w:tc>
        <w:tc>
          <w:tcPr>
            <w:tcW w:w="1442" w:type="pct"/>
            <w:shd w:val="clear" w:color="auto" w:fill="auto"/>
          </w:tcPr>
          <w:p w14:paraId="3F5DE5F1"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04B168F" w14:textId="438086AB" w:rsidR="003F20C9" w:rsidRPr="00A85EE4" w:rsidRDefault="003F20C9" w:rsidP="00E9199A">
            <w:pPr>
              <w:spacing w:after="120"/>
              <w:rPr>
                <w:rFonts w:asciiTheme="minorHAnsi" w:hAnsiTheme="minorHAnsi" w:cstheme="minorHAnsi"/>
                <w:sz w:val="20"/>
                <w:szCs w:val="20"/>
              </w:rPr>
            </w:pPr>
          </w:p>
        </w:tc>
        <w:tc>
          <w:tcPr>
            <w:tcW w:w="491" w:type="pct"/>
          </w:tcPr>
          <w:p w14:paraId="18954ECE" w14:textId="77777777" w:rsidR="003F20C9" w:rsidRPr="00A85EE4" w:rsidRDefault="003F20C9" w:rsidP="00E9199A">
            <w:pPr>
              <w:spacing w:after="120"/>
              <w:rPr>
                <w:rFonts w:asciiTheme="minorHAnsi" w:hAnsiTheme="minorHAnsi" w:cstheme="minorHAnsi"/>
                <w:sz w:val="20"/>
                <w:szCs w:val="20"/>
              </w:rPr>
            </w:pPr>
          </w:p>
        </w:tc>
      </w:tr>
      <w:tr w:rsidR="003F20C9" w:rsidRPr="00A85EE4" w14:paraId="17C9E76F" w14:textId="32FD02D6" w:rsidTr="003F20C9">
        <w:tc>
          <w:tcPr>
            <w:tcW w:w="1808" w:type="pct"/>
          </w:tcPr>
          <w:p w14:paraId="58C9B69C" w14:textId="68DAF8C5" w:rsidR="003F20C9" w:rsidRPr="00A85EE4" w:rsidRDefault="00943AA9" w:rsidP="00E9199A">
            <w:pPr>
              <w:spacing w:after="120"/>
              <w:rPr>
                <w:rFonts w:asciiTheme="minorHAnsi" w:hAnsiTheme="minorHAnsi" w:cstheme="minorHAnsi"/>
                <w:sz w:val="20"/>
                <w:szCs w:val="20"/>
              </w:rPr>
            </w:pPr>
            <w:hyperlink w:anchor="_Raster_&gt;_Calculate" w:history="1">
              <w:r w:rsidR="003F20C9" w:rsidRPr="00B955FB">
                <w:rPr>
                  <w:rStyle w:val="Hyperlink"/>
                  <w:rFonts w:asciiTheme="minorHAnsi" w:hAnsiTheme="minorHAnsi" w:cstheme="minorHAnsi"/>
                  <w:sz w:val="18"/>
                  <w:szCs w:val="18"/>
                </w:rPr>
                <w:t>Raster &gt; Calculate Statistics</w:t>
              </w:r>
            </w:hyperlink>
          </w:p>
        </w:tc>
        <w:tc>
          <w:tcPr>
            <w:tcW w:w="1442" w:type="pct"/>
            <w:shd w:val="clear" w:color="auto" w:fill="auto"/>
          </w:tcPr>
          <w:p w14:paraId="12A49541" w14:textId="36A592E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EFE95E9" w14:textId="0A8E7ED4" w:rsidR="003F20C9" w:rsidRPr="00A85EE4" w:rsidRDefault="003F20C9" w:rsidP="00E9199A">
            <w:pPr>
              <w:spacing w:after="120"/>
              <w:rPr>
                <w:rFonts w:asciiTheme="minorHAnsi" w:hAnsiTheme="minorHAnsi" w:cstheme="minorHAnsi"/>
                <w:sz w:val="20"/>
                <w:szCs w:val="20"/>
              </w:rPr>
            </w:pPr>
          </w:p>
        </w:tc>
        <w:tc>
          <w:tcPr>
            <w:tcW w:w="491" w:type="pct"/>
          </w:tcPr>
          <w:p w14:paraId="2F62A8F4" w14:textId="77777777" w:rsidR="003F20C9" w:rsidRPr="00A85EE4" w:rsidRDefault="003F20C9" w:rsidP="00E9199A">
            <w:pPr>
              <w:spacing w:after="120"/>
              <w:rPr>
                <w:rFonts w:asciiTheme="minorHAnsi" w:hAnsiTheme="minorHAnsi" w:cstheme="minorHAnsi"/>
                <w:sz w:val="20"/>
                <w:szCs w:val="20"/>
              </w:rPr>
            </w:pPr>
          </w:p>
        </w:tc>
      </w:tr>
      <w:tr w:rsidR="003F20C9" w:rsidRPr="00A85EE4" w14:paraId="54E8E031" w14:textId="76F870FA" w:rsidTr="003F20C9">
        <w:tc>
          <w:tcPr>
            <w:tcW w:w="1808" w:type="pct"/>
          </w:tcPr>
          <w:p w14:paraId="47E7BA1E" w14:textId="33867981" w:rsidR="003F20C9" w:rsidRPr="00A85EE4" w:rsidRDefault="00943AA9" w:rsidP="00E9199A">
            <w:pPr>
              <w:spacing w:after="120"/>
              <w:rPr>
                <w:rFonts w:asciiTheme="minorHAnsi" w:hAnsiTheme="minorHAnsi" w:cstheme="minorHAnsi"/>
                <w:sz w:val="20"/>
                <w:szCs w:val="20"/>
              </w:rPr>
            </w:pPr>
            <w:hyperlink w:anchor="_Raster_&gt;_Clip" w:history="1">
              <w:r w:rsidR="003F20C9" w:rsidRPr="00B955FB">
                <w:rPr>
                  <w:rStyle w:val="Hyperlink"/>
                  <w:rFonts w:asciiTheme="minorHAnsi" w:hAnsiTheme="minorHAnsi" w:cstheme="minorHAnsi"/>
                  <w:sz w:val="18"/>
                  <w:szCs w:val="18"/>
                </w:rPr>
                <w:t>Raster &gt; Clip</w:t>
              </w:r>
            </w:hyperlink>
          </w:p>
        </w:tc>
        <w:tc>
          <w:tcPr>
            <w:tcW w:w="1442" w:type="pct"/>
            <w:shd w:val="clear" w:color="auto" w:fill="auto"/>
          </w:tcPr>
          <w:p w14:paraId="7877445E" w14:textId="7B77D34B"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1286B560" w14:textId="17B0FA1C" w:rsidR="003F20C9" w:rsidRPr="00A85EE4" w:rsidRDefault="003F20C9" w:rsidP="00E9199A">
            <w:pPr>
              <w:spacing w:after="120"/>
              <w:rPr>
                <w:rFonts w:asciiTheme="minorHAnsi" w:hAnsiTheme="minorHAnsi" w:cstheme="minorHAnsi"/>
                <w:sz w:val="20"/>
                <w:szCs w:val="20"/>
              </w:rPr>
            </w:pPr>
          </w:p>
        </w:tc>
        <w:tc>
          <w:tcPr>
            <w:tcW w:w="491" w:type="pct"/>
          </w:tcPr>
          <w:p w14:paraId="34132CF1" w14:textId="5613FD4F" w:rsidR="003F20C9" w:rsidRPr="00A85EE4" w:rsidRDefault="003F20C9" w:rsidP="00E9199A">
            <w:pPr>
              <w:spacing w:after="120"/>
              <w:rPr>
                <w:rFonts w:asciiTheme="minorHAnsi" w:hAnsiTheme="minorHAnsi" w:cstheme="minorHAnsi"/>
                <w:sz w:val="20"/>
                <w:szCs w:val="20"/>
              </w:rPr>
            </w:pPr>
          </w:p>
        </w:tc>
      </w:tr>
      <w:tr w:rsidR="003F20C9" w:rsidRPr="00A85EE4" w14:paraId="5BB852B7" w14:textId="5EAFF8C8" w:rsidTr="003F20C9">
        <w:tc>
          <w:tcPr>
            <w:tcW w:w="1808" w:type="pct"/>
          </w:tcPr>
          <w:p w14:paraId="53C05B36" w14:textId="48F01ED5" w:rsidR="003F20C9" w:rsidRPr="00B37248" w:rsidRDefault="00943AA9" w:rsidP="00E9199A">
            <w:pPr>
              <w:spacing w:after="120"/>
              <w:rPr>
                <w:rFonts w:asciiTheme="minorHAnsi" w:hAnsiTheme="minorHAnsi" w:cstheme="minorHAnsi"/>
                <w:b/>
                <w:sz w:val="20"/>
                <w:szCs w:val="20"/>
              </w:rPr>
            </w:pPr>
            <w:hyperlink w:anchor="_Raster_&gt;_Copy" w:history="1">
              <w:r w:rsidR="003F20C9" w:rsidRPr="00B955FB">
                <w:rPr>
                  <w:rStyle w:val="Hyperlink"/>
                  <w:rFonts w:asciiTheme="minorHAnsi" w:hAnsiTheme="minorHAnsi" w:cstheme="minorHAnsi"/>
                  <w:sz w:val="18"/>
                  <w:szCs w:val="18"/>
                </w:rPr>
                <w:t>Raster &gt; Copy</w:t>
              </w:r>
            </w:hyperlink>
          </w:p>
        </w:tc>
        <w:tc>
          <w:tcPr>
            <w:tcW w:w="1442" w:type="pct"/>
            <w:shd w:val="clear" w:color="auto" w:fill="auto"/>
          </w:tcPr>
          <w:p w14:paraId="0F60424A" w14:textId="77777777"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ADBC242" w14:textId="4864F035" w:rsidR="003F20C9" w:rsidRPr="00A85EE4" w:rsidRDefault="003F20C9" w:rsidP="00E9199A">
            <w:pPr>
              <w:spacing w:after="120"/>
              <w:rPr>
                <w:rFonts w:asciiTheme="minorHAnsi" w:hAnsiTheme="minorHAnsi" w:cstheme="minorHAnsi"/>
                <w:sz w:val="20"/>
                <w:szCs w:val="20"/>
              </w:rPr>
            </w:pPr>
          </w:p>
        </w:tc>
        <w:tc>
          <w:tcPr>
            <w:tcW w:w="491" w:type="pct"/>
          </w:tcPr>
          <w:p w14:paraId="1FE80BB1" w14:textId="77777777" w:rsidR="003F20C9" w:rsidRPr="00A85EE4" w:rsidRDefault="003F20C9" w:rsidP="00E9199A">
            <w:pPr>
              <w:spacing w:after="120"/>
              <w:rPr>
                <w:rFonts w:asciiTheme="minorHAnsi" w:hAnsiTheme="minorHAnsi" w:cstheme="minorHAnsi"/>
                <w:sz w:val="20"/>
                <w:szCs w:val="20"/>
              </w:rPr>
            </w:pPr>
          </w:p>
        </w:tc>
      </w:tr>
      <w:tr w:rsidR="003F20C9" w:rsidRPr="00A85EE4" w14:paraId="53EE2020" w14:textId="24154285" w:rsidTr="003F20C9">
        <w:tc>
          <w:tcPr>
            <w:tcW w:w="1808" w:type="pct"/>
          </w:tcPr>
          <w:p w14:paraId="36466ABB" w14:textId="3EDBAA78" w:rsidR="003F20C9" w:rsidRPr="00A85EE4" w:rsidRDefault="00943AA9" w:rsidP="00E9199A">
            <w:pPr>
              <w:spacing w:after="120"/>
              <w:rPr>
                <w:rFonts w:asciiTheme="minorHAnsi" w:hAnsiTheme="minorHAnsi" w:cstheme="minorHAnsi"/>
                <w:sz w:val="20"/>
                <w:szCs w:val="20"/>
              </w:rPr>
            </w:pPr>
            <w:hyperlink w:anchor="_Raster_&gt;_Lookup" w:history="1">
              <w:r w:rsidR="003F20C9" w:rsidRPr="00B955FB">
                <w:rPr>
                  <w:rStyle w:val="Hyperlink"/>
                  <w:rFonts w:asciiTheme="minorHAnsi" w:hAnsiTheme="minorHAnsi" w:cstheme="minorHAnsi"/>
                  <w:sz w:val="18"/>
                  <w:szCs w:val="18"/>
                </w:rPr>
                <w:t>Raster &gt; Lookup by Table</w:t>
              </w:r>
            </w:hyperlink>
          </w:p>
        </w:tc>
        <w:tc>
          <w:tcPr>
            <w:tcW w:w="1442" w:type="pct"/>
            <w:shd w:val="clear" w:color="auto" w:fill="auto"/>
          </w:tcPr>
          <w:p w14:paraId="259C9FA5" w14:textId="2DD1FC8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04A548FF" w14:textId="765B606D" w:rsidR="003F20C9" w:rsidRPr="00A85EE4" w:rsidRDefault="003F20C9" w:rsidP="00E9199A">
            <w:pPr>
              <w:spacing w:after="120"/>
              <w:rPr>
                <w:rFonts w:asciiTheme="minorHAnsi" w:hAnsiTheme="minorHAnsi" w:cstheme="minorHAnsi"/>
                <w:sz w:val="20"/>
                <w:szCs w:val="20"/>
              </w:rPr>
            </w:pPr>
          </w:p>
        </w:tc>
        <w:tc>
          <w:tcPr>
            <w:tcW w:w="491" w:type="pct"/>
          </w:tcPr>
          <w:p w14:paraId="5EA5AB27" w14:textId="77777777" w:rsidR="003F20C9" w:rsidRPr="00A85EE4" w:rsidRDefault="003F20C9" w:rsidP="00E9199A">
            <w:pPr>
              <w:spacing w:after="120"/>
              <w:rPr>
                <w:rFonts w:asciiTheme="minorHAnsi" w:hAnsiTheme="minorHAnsi" w:cstheme="minorHAnsi"/>
                <w:sz w:val="20"/>
                <w:szCs w:val="20"/>
              </w:rPr>
            </w:pPr>
          </w:p>
        </w:tc>
      </w:tr>
      <w:tr w:rsidR="003F20C9" w:rsidRPr="00A85EE4" w14:paraId="675BD6B8" w14:textId="14A3D1E9" w:rsidTr="003F20C9">
        <w:tc>
          <w:tcPr>
            <w:tcW w:w="1808" w:type="pct"/>
          </w:tcPr>
          <w:p w14:paraId="38278BEF" w14:textId="0C279650" w:rsidR="003F20C9" w:rsidRPr="00A85EE4" w:rsidRDefault="00943AA9" w:rsidP="00E9199A">
            <w:pPr>
              <w:spacing w:after="120"/>
              <w:rPr>
                <w:rFonts w:asciiTheme="minorHAnsi" w:hAnsiTheme="minorHAnsi" w:cstheme="minorHAnsi"/>
                <w:sz w:val="20"/>
                <w:szCs w:val="20"/>
              </w:rPr>
            </w:pPr>
            <w:hyperlink w:anchor="_Raster_&gt;_Reclass" w:history="1">
              <w:r w:rsidR="003F20C9" w:rsidRPr="00B955FB">
                <w:rPr>
                  <w:rStyle w:val="Hyperlink"/>
                  <w:rFonts w:asciiTheme="minorHAnsi" w:hAnsiTheme="minorHAnsi" w:cstheme="minorHAnsi"/>
                  <w:sz w:val="18"/>
                  <w:szCs w:val="18"/>
                </w:rPr>
                <w:t>Raster &gt; Reclass by Table</w:t>
              </w:r>
            </w:hyperlink>
          </w:p>
        </w:tc>
        <w:tc>
          <w:tcPr>
            <w:tcW w:w="1442" w:type="pct"/>
            <w:shd w:val="clear" w:color="auto" w:fill="auto"/>
          </w:tcPr>
          <w:p w14:paraId="433A49D5" w14:textId="6D95A25C"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E2F4AF8" w14:textId="54885A5A" w:rsidR="003F20C9" w:rsidRPr="00A85EE4" w:rsidRDefault="003F20C9" w:rsidP="00E9199A">
            <w:pPr>
              <w:spacing w:after="120"/>
              <w:rPr>
                <w:rFonts w:asciiTheme="minorHAnsi" w:hAnsiTheme="minorHAnsi" w:cstheme="minorHAnsi"/>
                <w:sz w:val="20"/>
                <w:szCs w:val="20"/>
              </w:rPr>
            </w:pPr>
          </w:p>
        </w:tc>
        <w:tc>
          <w:tcPr>
            <w:tcW w:w="491" w:type="pct"/>
          </w:tcPr>
          <w:p w14:paraId="6BB889D8" w14:textId="77777777" w:rsidR="003F20C9" w:rsidRPr="00A85EE4" w:rsidRDefault="003F20C9" w:rsidP="00E9199A">
            <w:pPr>
              <w:spacing w:after="120"/>
              <w:rPr>
                <w:rFonts w:asciiTheme="minorHAnsi" w:hAnsiTheme="minorHAnsi" w:cstheme="minorHAnsi"/>
                <w:sz w:val="20"/>
                <w:szCs w:val="20"/>
              </w:rPr>
            </w:pPr>
          </w:p>
        </w:tc>
      </w:tr>
      <w:tr w:rsidR="003F20C9" w:rsidRPr="00A85EE4" w14:paraId="6980AB9E" w14:textId="218D1822" w:rsidTr="003F20C9">
        <w:tc>
          <w:tcPr>
            <w:tcW w:w="1808" w:type="pct"/>
          </w:tcPr>
          <w:p w14:paraId="2F2ED94C" w14:textId="65BE30EF" w:rsidR="003F20C9" w:rsidRPr="00A85EE4" w:rsidRDefault="00943AA9" w:rsidP="00E9199A">
            <w:pPr>
              <w:spacing w:after="120"/>
              <w:rPr>
                <w:rFonts w:asciiTheme="minorHAnsi" w:hAnsiTheme="minorHAnsi" w:cstheme="minorHAnsi"/>
                <w:sz w:val="20"/>
                <w:szCs w:val="20"/>
              </w:rPr>
            </w:pPr>
            <w:hyperlink w:anchor="_Raster_&gt;_Reproject" w:history="1">
              <w:r w:rsidR="003F20C9" w:rsidRPr="00B955FB">
                <w:rPr>
                  <w:rStyle w:val="Hyperlink"/>
                  <w:rFonts w:asciiTheme="minorHAnsi" w:hAnsiTheme="minorHAnsi" w:cstheme="minorHAnsi"/>
                  <w:sz w:val="18"/>
                  <w:szCs w:val="18"/>
                </w:rPr>
                <w:t>Raster &gt; Reproject</w:t>
              </w:r>
            </w:hyperlink>
          </w:p>
        </w:tc>
        <w:tc>
          <w:tcPr>
            <w:tcW w:w="1442" w:type="pct"/>
            <w:shd w:val="clear" w:color="auto" w:fill="auto"/>
          </w:tcPr>
          <w:p w14:paraId="18A64943" w14:textId="4F6CFBA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3E554D3B" w14:textId="0D924EF4" w:rsidR="003F20C9" w:rsidRPr="00A85EE4" w:rsidRDefault="003F20C9" w:rsidP="00E9199A">
            <w:pPr>
              <w:spacing w:after="120"/>
              <w:rPr>
                <w:rFonts w:asciiTheme="minorHAnsi" w:hAnsiTheme="minorHAnsi" w:cstheme="minorHAnsi"/>
                <w:sz w:val="20"/>
                <w:szCs w:val="20"/>
              </w:rPr>
            </w:pPr>
          </w:p>
        </w:tc>
        <w:tc>
          <w:tcPr>
            <w:tcW w:w="491" w:type="pct"/>
          </w:tcPr>
          <w:p w14:paraId="3CE3A326" w14:textId="77777777" w:rsidR="003F20C9" w:rsidRPr="00A85EE4" w:rsidRDefault="003F20C9" w:rsidP="00E9199A">
            <w:pPr>
              <w:spacing w:after="120"/>
              <w:rPr>
                <w:rFonts w:asciiTheme="minorHAnsi" w:hAnsiTheme="minorHAnsi" w:cstheme="minorHAnsi"/>
                <w:sz w:val="20"/>
                <w:szCs w:val="20"/>
              </w:rPr>
            </w:pPr>
          </w:p>
        </w:tc>
      </w:tr>
      <w:tr w:rsidR="003F20C9" w:rsidRPr="00A85EE4" w14:paraId="5623E7C3" w14:textId="03F6B7A2" w:rsidTr="003F20C9">
        <w:tc>
          <w:tcPr>
            <w:tcW w:w="1808" w:type="pct"/>
          </w:tcPr>
          <w:p w14:paraId="1495DBD9" w14:textId="4C6831AA" w:rsidR="003F20C9" w:rsidRPr="00A85EE4" w:rsidRDefault="00943AA9" w:rsidP="00E9199A">
            <w:pPr>
              <w:spacing w:after="120"/>
              <w:rPr>
                <w:rFonts w:asciiTheme="minorHAnsi" w:hAnsiTheme="minorHAnsi" w:cstheme="minorHAnsi"/>
                <w:sz w:val="20"/>
                <w:szCs w:val="20"/>
              </w:rPr>
            </w:pPr>
            <w:hyperlink w:anchor="_Raster_&gt;_Resample" w:history="1">
              <w:r w:rsidR="003F20C9" w:rsidRPr="00B955FB">
                <w:rPr>
                  <w:rStyle w:val="Hyperlink"/>
                  <w:rFonts w:asciiTheme="minorHAnsi" w:hAnsiTheme="minorHAnsi" w:cstheme="minorHAnsi"/>
                  <w:sz w:val="18"/>
                  <w:szCs w:val="18"/>
                </w:rPr>
                <w:t>Raster &gt; Resample</w:t>
              </w:r>
            </w:hyperlink>
          </w:p>
        </w:tc>
        <w:tc>
          <w:tcPr>
            <w:tcW w:w="1442" w:type="pct"/>
            <w:shd w:val="clear" w:color="auto" w:fill="auto"/>
          </w:tcPr>
          <w:p w14:paraId="1F49B421" w14:textId="0C6762F9"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69900BDC" w14:textId="275F3B46" w:rsidR="003F20C9" w:rsidRPr="00A85EE4" w:rsidRDefault="003F20C9" w:rsidP="00E9199A">
            <w:pPr>
              <w:spacing w:after="120"/>
              <w:rPr>
                <w:rFonts w:asciiTheme="minorHAnsi" w:hAnsiTheme="minorHAnsi" w:cstheme="minorHAnsi"/>
                <w:sz w:val="20"/>
                <w:szCs w:val="20"/>
              </w:rPr>
            </w:pPr>
          </w:p>
        </w:tc>
        <w:tc>
          <w:tcPr>
            <w:tcW w:w="491" w:type="pct"/>
          </w:tcPr>
          <w:p w14:paraId="2AEF78A0" w14:textId="77777777" w:rsidR="003F20C9" w:rsidRPr="00A85EE4" w:rsidRDefault="003F20C9" w:rsidP="00E9199A">
            <w:pPr>
              <w:spacing w:after="120"/>
              <w:rPr>
                <w:rFonts w:asciiTheme="minorHAnsi" w:hAnsiTheme="minorHAnsi" w:cstheme="minorHAnsi"/>
                <w:sz w:val="20"/>
                <w:szCs w:val="20"/>
              </w:rPr>
            </w:pPr>
          </w:p>
        </w:tc>
      </w:tr>
      <w:tr w:rsidR="003F20C9" w:rsidRPr="00A85EE4" w14:paraId="1898D9CC" w14:textId="3FF3637F" w:rsidTr="003F20C9">
        <w:tc>
          <w:tcPr>
            <w:tcW w:w="1808" w:type="pct"/>
          </w:tcPr>
          <w:p w14:paraId="65DCC8F3" w14:textId="544635BA" w:rsidR="003F20C9" w:rsidRPr="00A85EE4" w:rsidRDefault="00943AA9" w:rsidP="00E9199A">
            <w:pPr>
              <w:spacing w:after="120"/>
              <w:rPr>
                <w:rFonts w:asciiTheme="minorHAnsi" w:hAnsiTheme="minorHAnsi" w:cstheme="minorHAnsi"/>
                <w:sz w:val="20"/>
                <w:szCs w:val="20"/>
              </w:rPr>
            </w:pPr>
            <w:hyperlink w:anchor="_Raster_&gt;_Set" w:history="1">
              <w:r w:rsidR="003F20C9" w:rsidRPr="00B955FB">
                <w:rPr>
                  <w:rStyle w:val="Hyperlink"/>
                  <w:rFonts w:asciiTheme="minorHAnsi" w:hAnsiTheme="minorHAnsi" w:cstheme="minorHAnsi"/>
                  <w:sz w:val="18"/>
                  <w:szCs w:val="18"/>
                </w:rPr>
                <w:t>Raster &gt; Set NoData Value</w:t>
              </w:r>
            </w:hyperlink>
          </w:p>
        </w:tc>
        <w:tc>
          <w:tcPr>
            <w:tcW w:w="1442" w:type="pct"/>
            <w:shd w:val="clear" w:color="auto" w:fill="auto"/>
          </w:tcPr>
          <w:p w14:paraId="23FFA9D0" w14:textId="1A366A43"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22224AB6" w14:textId="23F8D776" w:rsidR="003F20C9" w:rsidRPr="00A85EE4" w:rsidRDefault="003F20C9" w:rsidP="00E9199A">
            <w:pPr>
              <w:spacing w:after="120"/>
              <w:rPr>
                <w:rFonts w:asciiTheme="minorHAnsi" w:hAnsiTheme="minorHAnsi" w:cstheme="minorHAnsi"/>
                <w:sz w:val="20"/>
                <w:szCs w:val="20"/>
              </w:rPr>
            </w:pPr>
          </w:p>
        </w:tc>
        <w:tc>
          <w:tcPr>
            <w:tcW w:w="491" w:type="pct"/>
          </w:tcPr>
          <w:p w14:paraId="773CE303" w14:textId="77777777" w:rsidR="003F20C9" w:rsidRPr="00A85EE4" w:rsidRDefault="003F20C9" w:rsidP="00E9199A">
            <w:pPr>
              <w:spacing w:after="120"/>
              <w:rPr>
                <w:rFonts w:asciiTheme="minorHAnsi" w:hAnsiTheme="minorHAnsi" w:cstheme="minorHAnsi"/>
                <w:sz w:val="20"/>
                <w:szCs w:val="20"/>
              </w:rPr>
            </w:pPr>
          </w:p>
        </w:tc>
      </w:tr>
      <w:tr w:rsidR="003F20C9" w:rsidRPr="00A85EE4" w14:paraId="24C5E2CC" w14:textId="75DDEF29" w:rsidTr="003F20C9">
        <w:tc>
          <w:tcPr>
            <w:tcW w:w="1808" w:type="pct"/>
          </w:tcPr>
          <w:p w14:paraId="02659AA8" w14:textId="2487FAC9" w:rsidR="003F20C9" w:rsidRPr="00A85EE4" w:rsidRDefault="00943AA9" w:rsidP="00E9199A">
            <w:pPr>
              <w:spacing w:after="120"/>
              <w:rPr>
                <w:rFonts w:asciiTheme="minorHAnsi" w:hAnsiTheme="minorHAnsi" w:cstheme="minorHAnsi"/>
                <w:sz w:val="20"/>
                <w:szCs w:val="20"/>
              </w:rPr>
            </w:pPr>
            <w:hyperlink w:anchor="_Raster_&gt;_Set_1" w:history="1">
              <w:r w:rsidR="003F20C9" w:rsidRPr="00B955FB">
                <w:rPr>
                  <w:rStyle w:val="Hyperlink"/>
                  <w:rFonts w:asciiTheme="minorHAnsi" w:hAnsiTheme="minorHAnsi" w:cstheme="minorHAnsi"/>
                  <w:sz w:val="18"/>
                  <w:szCs w:val="18"/>
                </w:rPr>
                <w:t>Raster &gt; Set Value to Null</w:t>
              </w:r>
            </w:hyperlink>
          </w:p>
        </w:tc>
        <w:tc>
          <w:tcPr>
            <w:tcW w:w="1442" w:type="pct"/>
            <w:shd w:val="clear" w:color="auto" w:fill="auto"/>
          </w:tcPr>
          <w:p w14:paraId="73DC9AF7" w14:textId="2BAB6D40"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7131F661" w14:textId="56BFBFA6" w:rsidR="003F20C9" w:rsidRPr="00A85EE4" w:rsidRDefault="003F20C9" w:rsidP="00E9199A">
            <w:pPr>
              <w:spacing w:after="120"/>
              <w:rPr>
                <w:rFonts w:asciiTheme="minorHAnsi" w:hAnsiTheme="minorHAnsi" w:cstheme="minorHAnsi"/>
                <w:sz w:val="20"/>
                <w:szCs w:val="20"/>
              </w:rPr>
            </w:pPr>
          </w:p>
        </w:tc>
        <w:tc>
          <w:tcPr>
            <w:tcW w:w="491" w:type="pct"/>
          </w:tcPr>
          <w:p w14:paraId="5E2CE883" w14:textId="77777777" w:rsidR="003F20C9" w:rsidRPr="00A85EE4" w:rsidRDefault="003F20C9" w:rsidP="00E9199A">
            <w:pPr>
              <w:spacing w:after="120"/>
              <w:rPr>
                <w:rFonts w:asciiTheme="minorHAnsi" w:hAnsiTheme="minorHAnsi" w:cstheme="minorHAnsi"/>
                <w:sz w:val="20"/>
                <w:szCs w:val="20"/>
              </w:rPr>
            </w:pPr>
          </w:p>
        </w:tc>
      </w:tr>
      <w:tr w:rsidR="003F20C9" w:rsidRPr="00A85EE4" w14:paraId="12B2F78B" w14:textId="7BE0C3BA" w:rsidTr="003F20C9">
        <w:tc>
          <w:tcPr>
            <w:tcW w:w="1808" w:type="pct"/>
          </w:tcPr>
          <w:p w14:paraId="5EDD3674" w14:textId="0FACBF2C" w:rsidR="003F20C9" w:rsidRPr="00A85EE4" w:rsidRDefault="00943AA9" w:rsidP="00E9199A">
            <w:pPr>
              <w:spacing w:after="120"/>
              <w:rPr>
                <w:rFonts w:asciiTheme="minorHAnsi" w:hAnsiTheme="minorHAnsi" w:cstheme="minorHAnsi"/>
                <w:sz w:val="20"/>
                <w:szCs w:val="20"/>
              </w:rPr>
            </w:pPr>
            <w:hyperlink w:anchor="_Raster_&gt;_Transform" w:history="1">
              <w:r w:rsidR="003F20C9" w:rsidRPr="00B955FB">
                <w:rPr>
                  <w:rStyle w:val="Hyperlink"/>
                  <w:rFonts w:asciiTheme="minorHAnsi" w:hAnsiTheme="minorHAnsi" w:cstheme="minorHAnsi"/>
                  <w:sz w:val="18"/>
                  <w:szCs w:val="18"/>
                </w:rPr>
                <w:t>Raster &gt; Transform</w:t>
              </w:r>
            </w:hyperlink>
          </w:p>
        </w:tc>
        <w:tc>
          <w:tcPr>
            <w:tcW w:w="1442" w:type="pct"/>
            <w:shd w:val="clear" w:color="auto" w:fill="auto"/>
          </w:tcPr>
          <w:p w14:paraId="3C37B7A9" w14:textId="72AD2A6C"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408D95A7" w14:textId="3E210F8E" w:rsidR="003F20C9" w:rsidRPr="00A85EE4" w:rsidRDefault="003F20C9" w:rsidP="00E9199A">
            <w:pPr>
              <w:spacing w:after="120"/>
              <w:rPr>
                <w:rFonts w:asciiTheme="minorHAnsi" w:hAnsiTheme="minorHAnsi" w:cstheme="minorHAnsi"/>
                <w:sz w:val="20"/>
                <w:szCs w:val="20"/>
              </w:rPr>
            </w:pPr>
          </w:p>
        </w:tc>
        <w:tc>
          <w:tcPr>
            <w:tcW w:w="491" w:type="pct"/>
          </w:tcPr>
          <w:p w14:paraId="78C1A41D" w14:textId="77777777" w:rsidR="003F20C9" w:rsidRPr="00A85EE4" w:rsidRDefault="003F20C9" w:rsidP="00E9199A">
            <w:pPr>
              <w:spacing w:after="120"/>
              <w:rPr>
                <w:rFonts w:asciiTheme="minorHAnsi" w:hAnsiTheme="minorHAnsi" w:cstheme="minorHAnsi"/>
                <w:sz w:val="20"/>
                <w:szCs w:val="20"/>
              </w:rPr>
            </w:pPr>
          </w:p>
        </w:tc>
      </w:tr>
      <w:tr w:rsidR="003F20C9" w:rsidRPr="00A85EE4" w14:paraId="33F1944C" w14:textId="37C1DBF4" w:rsidTr="003F20C9">
        <w:tc>
          <w:tcPr>
            <w:tcW w:w="1808" w:type="pct"/>
          </w:tcPr>
          <w:p w14:paraId="0D14EEF7" w14:textId="712EBFC4" w:rsidR="003F20C9" w:rsidRPr="00A85EE4" w:rsidRDefault="00943AA9" w:rsidP="00E9199A">
            <w:pPr>
              <w:spacing w:after="120"/>
              <w:rPr>
                <w:rFonts w:asciiTheme="minorHAnsi" w:hAnsiTheme="minorHAnsi" w:cstheme="minorHAnsi"/>
                <w:sz w:val="20"/>
                <w:szCs w:val="20"/>
              </w:rPr>
            </w:pPr>
            <w:hyperlink w:anchor="_Raster_&gt;_Tweak" w:history="1">
              <w:r w:rsidR="003F20C9" w:rsidRPr="00B955FB">
                <w:rPr>
                  <w:rStyle w:val="Hyperlink"/>
                  <w:rFonts w:asciiTheme="minorHAnsi" w:hAnsiTheme="minorHAnsi" w:cstheme="minorHAnsi"/>
                  <w:sz w:val="18"/>
                  <w:szCs w:val="18"/>
                </w:rPr>
                <w:t>Raster &gt; Tweak Values</w:t>
              </w:r>
            </w:hyperlink>
          </w:p>
        </w:tc>
        <w:tc>
          <w:tcPr>
            <w:tcW w:w="1442" w:type="pct"/>
            <w:shd w:val="clear" w:color="auto" w:fill="auto"/>
          </w:tcPr>
          <w:p w14:paraId="0D6B0FCE" w14:textId="7F98BF3A"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5F49F966" w14:textId="6776D685" w:rsidR="003F20C9" w:rsidRPr="00A85EE4" w:rsidRDefault="003F20C9" w:rsidP="00E9199A">
            <w:pPr>
              <w:spacing w:after="120"/>
              <w:rPr>
                <w:rFonts w:asciiTheme="minorHAnsi" w:hAnsiTheme="minorHAnsi" w:cstheme="minorHAnsi"/>
                <w:sz w:val="20"/>
                <w:szCs w:val="20"/>
              </w:rPr>
            </w:pPr>
          </w:p>
        </w:tc>
        <w:tc>
          <w:tcPr>
            <w:tcW w:w="491" w:type="pct"/>
          </w:tcPr>
          <w:p w14:paraId="231FFD61" w14:textId="77777777" w:rsidR="003F20C9" w:rsidRPr="00A85EE4" w:rsidRDefault="003F20C9" w:rsidP="00E9199A">
            <w:pPr>
              <w:spacing w:after="120"/>
              <w:rPr>
                <w:rFonts w:asciiTheme="minorHAnsi" w:hAnsiTheme="minorHAnsi" w:cstheme="minorHAnsi"/>
                <w:sz w:val="20"/>
                <w:szCs w:val="20"/>
              </w:rPr>
            </w:pPr>
          </w:p>
        </w:tc>
      </w:tr>
      <w:tr w:rsidR="003F20C9" w:rsidRPr="00A85EE4" w14:paraId="3730E1E2" w14:textId="1D482EA2" w:rsidTr="003F20C9">
        <w:tc>
          <w:tcPr>
            <w:tcW w:w="1808" w:type="pct"/>
          </w:tcPr>
          <w:p w14:paraId="28C0B870" w14:textId="297FB8AB" w:rsidR="003F20C9" w:rsidRPr="00A85EE4" w:rsidRDefault="00943AA9" w:rsidP="00E9199A">
            <w:pPr>
              <w:spacing w:after="120"/>
              <w:rPr>
                <w:rFonts w:asciiTheme="minorHAnsi" w:hAnsiTheme="minorHAnsi" w:cstheme="minorHAnsi"/>
                <w:sz w:val="20"/>
                <w:szCs w:val="20"/>
              </w:rPr>
            </w:pPr>
            <w:hyperlink w:anchor="_Raster_&gt;_Values" w:history="1">
              <w:r w:rsidR="003F20C9" w:rsidRPr="00B955FB">
                <w:rPr>
                  <w:rStyle w:val="Hyperlink"/>
                  <w:rFonts w:asciiTheme="minorHAnsi" w:hAnsiTheme="minorHAnsi" w:cstheme="minorHAnsi"/>
                  <w:sz w:val="18"/>
                  <w:szCs w:val="18"/>
                </w:rPr>
                <w:t>Raster &gt; Values at Points</w:t>
              </w:r>
            </w:hyperlink>
          </w:p>
        </w:tc>
        <w:tc>
          <w:tcPr>
            <w:tcW w:w="1442" w:type="pct"/>
            <w:shd w:val="clear" w:color="auto" w:fill="auto"/>
          </w:tcPr>
          <w:p w14:paraId="2F0B3480" w14:textId="1ED39751" w:rsidR="003F20C9" w:rsidRPr="00A85EE4" w:rsidRDefault="003F20C9" w:rsidP="00E9199A">
            <w:pPr>
              <w:spacing w:after="120"/>
              <w:rPr>
                <w:rFonts w:asciiTheme="minorHAnsi" w:hAnsiTheme="minorHAnsi" w:cstheme="minorHAnsi"/>
                <w:sz w:val="20"/>
                <w:szCs w:val="20"/>
              </w:rPr>
            </w:pPr>
          </w:p>
        </w:tc>
        <w:tc>
          <w:tcPr>
            <w:tcW w:w="1259" w:type="pct"/>
            <w:shd w:val="clear" w:color="auto" w:fill="auto"/>
          </w:tcPr>
          <w:p w14:paraId="5BE9E632" w14:textId="77E30816" w:rsidR="003F20C9" w:rsidRPr="00A85EE4" w:rsidRDefault="003F20C9" w:rsidP="00E9199A">
            <w:pPr>
              <w:spacing w:after="120"/>
              <w:rPr>
                <w:rFonts w:asciiTheme="minorHAnsi" w:hAnsiTheme="minorHAnsi" w:cstheme="minorHAnsi"/>
                <w:sz w:val="20"/>
                <w:szCs w:val="20"/>
              </w:rPr>
            </w:pPr>
          </w:p>
        </w:tc>
        <w:tc>
          <w:tcPr>
            <w:tcW w:w="491" w:type="pct"/>
          </w:tcPr>
          <w:p w14:paraId="7531BFC2" w14:textId="77777777" w:rsidR="003F20C9" w:rsidRPr="00A85EE4" w:rsidRDefault="003F20C9" w:rsidP="00E9199A">
            <w:pPr>
              <w:spacing w:after="120"/>
              <w:rPr>
                <w:rFonts w:asciiTheme="minorHAnsi" w:hAnsiTheme="minorHAnsi" w:cstheme="minorHAnsi"/>
                <w:sz w:val="20"/>
                <w:szCs w:val="20"/>
              </w:rPr>
            </w:pPr>
          </w:p>
        </w:tc>
      </w:tr>
    </w:tbl>
    <w:p w14:paraId="0CBE1F99" w14:textId="77777777" w:rsidR="00204BFD" w:rsidRPr="00F41A9F" w:rsidRDefault="00204BFD" w:rsidP="00E9199A">
      <w:pPr>
        <w:rPr>
          <w:rFonts w:ascii="Arial" w:hAnsi="Arial" w:cs="Arial"/>
        </w:rPr>
      </w:pPr>
    </w:p>
    <w:sectPr w:rsidR="00204BFD" w:rsidRPr="00F41A9F" w:rsidSect="00987462">
      <w:footerReference w:type="default" r:id="rId107"/>
      <w:pgSz w:w="16838" w:h="11906" w:orient="landscape"/>
      <w:pgMar w:top="1135" w:right="1440" w:bottom="993"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9" w:author="Tom Barrett" w:date="2017-03-28T11:27:00Z" w:initials="TB">
    <w:p w14:paraId="672FC85C" w14:textId="76AE9A47" w:rsidR="00943AA9" w:rsidRDefault="00943AA9">
      <w:pPr>
        <w:pStyle w:val="CommentText"/>
      </w:pPr>
      <w:r>
        <w:rPr>
          <w:rStyle w:val="CommentReference"/>
        </w:rPr>
        <w:annotationRef/>
      </w:r>
      <w:r>
        <w:t>Need to add advice about how this works</w:t>
      </w:r>
      <w:proofErr w:type="gramStart"/>
      <w:r>
        <w:t>..</w:t>
      </w:r>
      <w:proofErr w:type="gramEnd"/>
      <w:r>
        <w:t xml:space="preserve"> </w:t>
      </w:r>
      <w:proofErr w:type="spellStart"/>
      <w:proofErr w:type="gramStart"/>
      <w:r>
        <w:t>ie</w:t>
      </w:r>
      <w:proofErr w:type="spellEnd"/>
      <w:proofErr w:type="gramEnd"/>
      <w:r>
        <w:t xml:space="preserve">. </w:t>
      </w:r>
      <w:proofErr w:type="gramStart"/>
      <w:r>
        <w:t>resolution</w:t>
      </w:r>
      <w:proofErr w:type="gramEnd"/>
      <w:r>
        <w:t xml:space="preserve"> of source data vs Geoprocessing settings default.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2FC85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48D828" w14:textId="77777777" w:rsidR="009E0D5D" w:rsidRDefault="009E0D5D" w:rsidP="00E63847">
      <w:r>
        <w:separator/>
      </w:r>
    </w:p>
  </w:endnote>
  <w:endnote w:type="continuationSeparator" w:id="0">
    <w:p w14:paraId="2247D4AC" w14:textId="77777777" w:rsidR="009E0D5D" w:rsidRDefault="009E0D5D"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Microsoft Sans Serif">
    <w:panose1 w:val="020B0604020202020204"/>
    <w:charset w:val="00"/>
    <w:family w:val="swiss"/>
    <w:pitch w:val="variable"/>
    <w:sig w:usb0="E1002AFF" w:usb1="C0000002" w:usb2="00000008" w:usb3="00000000" w:csb0="0001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943AA9" w:rsidRDefault="00943AA9">
        <w:pPr>
          <w:pStyle w:val="Footer"/>
          <w:jc w:val="right"/>
        </w:pPr>
        <w:r>
          <w:fldChar w:fldCharType="begin"/>
        </w:r>
        <w:r>
          <w:instrText xml:space="preserve"> PAGE   \* MERGEFORMAT </w:instrText>
        </w:r>
        <w:r>
          <w:fldChar w:fldCharType="separate"/>
        </w:r>
        <w:r w:rsidR="00ED48E4">
          <w:rPr>
            <w:noProof/>
          </w:rPr>
          <w:t>43</w:t>
        </w:r>
        <w:r>
          <w:rPr>
            <w:noProof/>
          </w:rPr>
          <w:fldChar w:fldCharType="end"/>
        </w:r>
      </w:p>
    </w:sdtContent>
  </w:sdt>
  <w:p w14:paraId="409402C7" w14:textId="77777777" w:rsidR="00943AA9" w:rsidRDefault="00943AA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AB9BA2" w14:textId="77777777" w:rsidR="009E0D5D" w:rsidRDefault="009E0D5D" w:rsidP="00E63847">
      <w:r>
        <w:separator/>
      </w:r>
    </w:p>
  </w:footnote>
  <w:footnote w:type="continuationSeparator" w:id="0">
    <w:p w14:paraId="25C8FCE1" w14:textId="77777777" w:rsidR="009E0D5D" w:rsidRDefault="009E0D5D"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C408D4"/>
    <w:multiLevelType w:val="multilevel"/>
    <w:tmpl w:val="C68EC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134C34"/>
    <w:multiLevelType w:val="hybridMultilevel"/>
    <w:tmpl w:val="60A8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51875A4"/>
    <w:multiLevelType w:val="multilevel"/>
    <w:tmpl w:val="CEE0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7469C"/>
    <w:multiLevelType w:val="multilevel"/>
    <w:tmpl w:val="475C1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1503C1"/>
    <w:multiLevelType w:val="multilevel"/>
    <w:tmpl w:val="45E8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BE77E4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9290DC7"/>
    <w:multiLevelType w:val="hybridMultilevel"/>
    <w:tmpl w:val="6924F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9DF5C00"/>
    <w:multiLevelType w:val="hybridMultilevel"/>
    <w:tmpl w:val="64186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CFE167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16203C"/>
    <w:multiLevelType w:val="hybridMultilevel"/>
    <w:tmpl w:val="A26EEFB0"/>
    <w:lvl w:ilvl="0" w:tplc="0C090001">
      <w:start w:val="1"/>
      <w:numFmt w:val="bullet"/>
      <w:lvlText w:val=""/>
      <w:lvlJc w:val="left"/>
      <w:pPr>
        <w:ind w:left="3960" w:hanging="360"/>
      </w:pPr>
      <w:rPr>
        <w:rFonts w:ascii="Symbol" w:hAnsi="Symbol" w:hint="default"/>
      </w:rPr>
    </w:lvl>
    <w:lvl w:ilvl="1" w:tplc="0C090003" w:tentative="1">
      <w:start w:val="1"/>
      <w:numFmt w:val="bullet"/>
      <w:lvlText w:val="o"/>
      <w:lvlJc w:val="left"/>
      <w:pPr>
        <w:ind w:left="4680" w:hanging="360"/>
      </w:pPr>
      <w:rPr>
        <w:rFonts w:ascii="Courier New" w:hAnsi="Courier New" w:cs="Courier New" w:hint="default"/>
      </w:rPr>
    </w:lvl>
    <w:lvl w:ilvl="2" w:tplc="0C090005" w:tentative="1">
      <w:start w:val="1"/>
      <w:numFmt w:val="bullet"/>
      <w:lvlText w:val=""/>
      <w:lvlJc w:val="left"/>
      <w:pPr>
        <w:ind w:left="5400" w:hanging="360"/>
      </w:pPr>
      <w:rPr>
        <w:rFonts w:ascii="Wingdings" w:hAnsi="Wingdings" w:hint="default"/>
      </w:rPr>
    </w:lvl>
    <w:lvl w:ilvl="3" w:tplc="0C090001" w:tentative="1">
      <w:start w:val="1"/>
      <w:numFmt w:val="bullet"/>
      <w:lvlText w:val=""/>
      <w:lvlJc w:val="left"/>
      <w:pPr>
        <w:ind w:left="6120" w:hanging="360"/>
      </w:pPr>
      <w:rPr>
        <w:rFonts w:ascii="Symbol" w:hAnsi="Symbol" w:hint="default"/>
      </w:rPr>
    </w:lvl>
    <w:lvl w:ilvl="4" w:tplc="0C090003" w:tentative="1">
      <w:start w:val="1"/>
      <w:numFmt w:val="bullet"/>
      <w:lvlText w:val="o"/>
      <w:lvlJc w:val="left"/>
      <w:pPr>
        <w:ind w:left="6840" w:hanging="360"/>
      </w:pPr>
      <w:rPr>
        <w:rFonts w:ascii="Courier New" w:hAnsi="Courier New" w:cs="Courier New" w:hint="default"/>
      </w:rPr>
    </w:lvl>
    <w:lvl w:ilvl="5" w:tplc="0C090005" w:tentative="1">
      <w:start w:val="1"/>
      <w:numFmt w:val="bullet"/>
      <w:lvlText w:val=""/>
      <w:lvlJc w:val="left"/>
      <w:pPr>
        <w:ind w:left="7560" w:hanging="360"/>
      </w:pPr>
      <w:rPr>
        <w:rFonts w:ascii="Wingdings" w:hAnsi="Wingdings" w:hint="default"/>
      </w:rPr>
    </w:lvl>
    <w:lvl w:ilvl="6" w:tplc="0C090001" w:tentative="1">
      <w:start w:val="1"/>
      <w:numFmt w:val="bullet"/>
      <w:lvlText w:val=""/>
      <w:lvlJc w:val="left"/>
      <w:pPr>
        <w:ind w:left="8280" w:hanging="360"/>
      </w:pPr>
      <w:rPr>
        <w:rFonts w:ascii="Symbol" w:hAnsi="Symbol" w:hint="default"/>
      </w:rPr>
    </w:lvl>
    <w:lvl w:ilvl="7" w:tplc="0C090003" w:tentative="1">
      <w:start w:val="1"/>
      <w:numFmt w:val="bullet"/>
      <w:lvlText w:val="o"/>
      <w:lvlJc w:val="left"/>
      <w:pPr>
        <w:ind w:left="9000" w:hanging="360"/>
      </w:pPr>
      <w:rPr>
        <w:rFonts w:ascii="Courier New" w:hAnsi="Courier New" w:cs="Courier New" w:hint="default"/>
      </w:rPr>
    </w:lvl>
    <w:lvl w:ilvl="8" w:tplc="0C090005" w:tentative="1">
      <w:start w:val="1"/>
      <w:numFmt w:val="bullet"/>
      <w:lvlText w:val=""/>
      <w:lvlJc w:val="left"/>
      <w:pPr>
        <w:ind w:left="9720" w:hanging="360"/>
      </w:pPr>
      <w:rPr>
        <w:rFonts w:ascii="Wingdings" w:hAnsi="Wingdings" w:hint="default"/>
      </w:rPr>
    </w:lvl>
  </w:abstractNum>
  <w:abstractNum w:abstractNumId="19"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A06A67"/>
    <w:multiLevelType w:val="hybridMultilevel"/>
    <w:tmpl w:val="626C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3186036"/>
    <w:multiLevelType w:val="hybridMultilevel"/>
    <w:tmpl w:val="96E68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4477F5"/>
    <w:multiLevelType w:val="hybridMultilevel"/>
    <w:tmpl w:val="9B383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D5503A8"/>
    <w:multiLevelType w:val="hybridMultilevel"/>
    <w:tmpl w:val="C576F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8"/>
  </w:num>
  <w:num w:numId="5">
    <w:abstractNumId w:val="25"/>
  </w:num>
  <w:num w:numId="6">
    <w:abstractNumId w:val="6"/>
  </w:num>
  <w:num w:numId="7">
    <w:abstractNumId w:val="19"/>
  </w:num>
  <w:num w:numId="8">
    <w:abstractNumId w:val="0"/>
  </w:num>
  <w:num w:numId="9">
    <w:abstractNumId w:val="17"/>
  </w:num>
  <w:num w:numId="10">
    <w:abstractNumId w:val="10"/>
  </w:num>
  <w:num w:numId="11">
    <w:abstractNumId w:val="23"/>
  </w:num>
  <w:num w:numId="12">
    <w:abstractNumId w:val="16"/>
  </w:num>
  <w:num w:numId="13">
    <w:abstractNumId w:val="22"/>
  </w:num>
  <w:num w:numId="14">
    <w:abstractNumId w:val="11"/>
  </w:num>
  <w:num w:numId="15">
    <w:abstractNumId w:val="18"/>
  </w:num>
  <w:num w:numId="16">
    <w:abstractNumId w:val="20"/>
  </w:num>
  <w:num w:numId="17">
    <w:abstractNumId w:val="14"/>
  </w:num>
  <w:num w:numId="18">
    <w:abstractNumId w:val="24"/>
  </w:num>
  <w:num w:numId="19">
    <w:abstractNumId w:val="2"/>
  </w:num>
  <w:num w:numId="20">
    <w:abstractNumId w:val="13"/>
  </w:num>
  <w:num w:numId="21">
    <w:abstractNumId w:val="15"/>
  </w:num>
  <w:num w:numId="22">
    <w:abstractNumId w:val="9"/>
  </w:num>
  <w:num w:numId="2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1"/>
  </w:num>
  <w:num w:numId="25">
    <w:abstractNumId w:val="5"/>
  </w:num>
  <w:num w:numId="26">
    <w:abstractNumId w:val="4"/>
  </w:num>
  <w:num w:numId="27">
    <w:abstractNumId w:val="7"/>
  </w:num>
  <w:num w:numId="28">
    <w:abstractNumId w:val="1"/>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Barrett">
    <w15:presenceInfo w15:providerId="AD" w15:userId="S-1-5-21-2721282484-2951877577-328924344-9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8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465E"/>
    <w:rsid w:val="0000547C"/>
    <w:rsid w:val="000054DB"/>
    <w:rsid w:val="0000576D"/>
    <w:rsid w:val="00007B0C"/>
    <w:rsid w:val="0001188B"/>
    <w:rsid w:val="00011A6D"/>
    <w:rsid w:val="000136DF"/>
    <w:rsid w:val="000144C9"/>
    <w:rsid w:val="00014CA1"/>
    <w:rsid w:val="000164BD"/>
    <w:rsid w:val="000202D1"/>
    <w:rsid w:val="00026127"/>
    <w:rsid w:val="000277A3"/>
    <w:rsid w:val="00027BBE"/>
    <w:rsid w:val="00031AF8"/>
    <w:rsid w:val="00032B00"/>
    <w:rsid w:val="00033CDE"/>
    <w:rsid w:val="000355EF"/>
    <w:rsid w:val="00035EE5"/>
    <w:rsid w:val="000372C4"/>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57F92"/>
    <w:rsid w:val="000623EA"/>
    <w:rsid w:val="0006292C"/>
    <w:rsid w:val="00062B74"/>
    <w:rsid w:val="00062B9C"/>
    <w:rsid w:val="00065116"/>
    <w:rsid w:val="00065519"/>
    <w:rsid w:val="0006665D"/>
    <w:rsid w:val="000673D0"/>
    <w:rsid w:val="00067E53"/>
    <w:rsid w:val="0007212B"/>
    <w:rsid w:val="00072CEA"/>
    <w:rsid w:val="00075F93"/>
    <w:rsid w:val="00081208"/>
    <w:rsid w:val="00081473"/>
    <w:rsid w:val="00082570"/>
    <w:rsid w:val="000834DD"/>
    <w:rsid w:val="00084D35"/>
    <w:rsid w:val="00086BB2"/>
    <w:rsid w:val="0009479C"/>
    <w:rsid w:val="00096C1D"/>
    <w:rsid w:val="000A3165"/>
    <w:rsid w:val="000A4EFF"/>
    <w:rsid w:val="000A61B1"/>
    <w:rsid w:val="000A62E9"/>
    <w:rsid w:val="000A7D9E"/>
    <w:rsid w:val="000B1EC4"/>
    <w:rsid w:val="000B288C"/>
    <w:rsid w:val="000B50A8"/>
    <w:rsid w:val="000C042F"/>
    <w:rsid w:val="000C1756"/>
    <w:rsid w:val="000C1D55"/>
    <w:rsid w:val="000C1E3D"/>
    <w:rsid w:val="000C28BF"/>
    <w:rsid w:val="000C3C7F"/>
    <w:rsid w:val="000C3CA3"/>
    <w:rsid w:val="000C4CB0"/>
    <w:rsid w:val="000C763C"/>
    <w:rsid w:val="000D0AC6"/>
    <w:rsid w:val="000D1A7F"/>
    <w:rsid w:val="000D25B6"/>
    <w:rsid w:val="000D3D3A"/>
    <w:rsid w:val="000D44B3"/>
    <w:rsid w:val="000D591B"/>
    <w:rsid w:val="000D6BA5"/>
    <w:rsid w:val="000D7EBC"/>
    <w:rsid w:val="000E1251"/>
    <w:rsid w:val="000E3486"/>
    <w:rsid w:val="000E3E95"/>
    <w:rsid w:val="000E4042"/>
    <w:rsid w:val="000E4AC7"/>
    <w:rsid w:val="000F1576"/>
    <w:rsid w:val="000F20E7"/>
    <w:rsid w:val="000F3134"/>
    <w:rsid w:val="000F33D5"/>
    <w:rsid w:val="000F5D19"/>
    <w:rsid w:val="000F618B"/>
    <w:rsid w:val="00100FF0"/>
    <w:rsid w:val="0010149B"/>
    <w:rsid w:val="001033B8"/>
    <w:rsid w:val="00103892"/>
    <w:rsid w:val="00104A69"/>
    <w:rsid w:val="001052C1"/>
    <w:rsid w:val="001056AC"/>
    <w:rsid w:val="00105E54"/>
    <w:rsid w:val="00107EA0"/>
    <w:rsid w:val="00112732"/>
    <w:rsid w:val="0011282D"/>
    <w:rsid w:val="00120F15"/>
    <w:rsid w:val="001239B4"/>
    <w:rsid w:val="00125966"/>
    <w:rsid w:val="00125F36"/>
    <w:rsid w:val="00127940"/>
    <w:rsid w:val="00127DB9"/>
    <w:rsid w:val="00131D27"/>
    <w:rsid w:val="001328B8"/>
    <w:rsid w:val="00133B8D"/>
    <w:rsid w:val="00134937"/>
    <w:rsid w:val="001358A5"/>
    <w:rsid w:val="0013738C"/>
    <w:rsid w:val="00141648"/>
    <w:rsid w:val="00141FA2"/>
    <w:rsid w:val="00146559"/>
    <w:rsid w:val="0014745C"/>
    <w:rsid w:val="0015213D"/>
    <w:rsid w:val="0015325E"/>
    <w:rsid w:val="00156EDD"/>
    <w:rsid w:val="00160C88"/>
    <w:rsid w:val="001620F3"/>
    <w:rsid w:val="00163BEA"/>
    <w:rsid w:val="00163E5B"/>
    <w:rsid w:val="00164524"/>
    <w:rsid w:val="001646F0"/>
    <w:rsid w:val="001672B5"/>
    <w:rsid w:val="00170A4B"/>
    <w:rsid w:val="00170E54"/>
    <w:rsid w:val="0017206F"/>
    <w:rsid w:val="00172E60"/>
    <w:rsid w:val="00173261"/>
    <w:rsid w:val="00173DB1"/>
    <w:rsid w:val="001769FE"/>
    <w:rsid w:val="00177155"/>
    <w:rsid w:val="001816BF"/>
    <w:rsid w:val="0018297D"/>
    <w:rsid w:val="0018354D"/>
    <w:rsid w:val="00183C92"/>
    <w:rsid w:val="001849DA"/>
    <w:rsid w:val="00184BB4"/>
    <w:rsid w:val="00185C0F"/>
    <w:rsid w:val="001860CA"/>
    <w:rsid w:val="00187334"/>
    <w:rsid w:val="00191059"/>
    <w:rsid w:val="001948C6"/>
    <w:rsid w:val="00194F8B"/>
    <w:rsid w:val="001A00F4"/>
    <w:rsid w:val="001A0EDE"/>
    <w:rsid w:val="001A2242"/>
    <w:rsid w:val="001A29EC"/>
    <w:rsid w:val="001A5356"/>
    <w:rsid w:val="001B22D0"/>
    <w:rsid w:val="001B4137"/>
    <w:rsid w:val="001C0D6A"/>
    <w:rsid w:val="001C2ECB"/>
    <w:rsid w:val="001C351C"/>
    <w:rsid w:val="001C44DB"/>
    <w:rsid w:val="001C6232"/>
    <w:rsid w:val="001C6580"/>
    <w:rsid w:val="001C676F"/>
    <w:rsid w:val="001D0228"/>
    <w:rsid w:val="001D3582"/>
    <w:rsid w:val="001D7866"/>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2DB"/>
    <w:rsid w:val="0024253D"/>
    <w:rsid w:val="00244859"/>
    <w:rsid w:val="00245AAA"/>
    <w:rsid w:val="0024618A"/>
    <w:rsid w:val="002518B6"/>
    <w:rsid w:val="00251CC2"/>
    <w:rsid w:val="002521EC"/>
    <w:rsid w:val="002531F2"/>
    <w:rsid w:val="002578D8"/>
    <w:rsid w:val="00260302"/>
    <w:rsid w:val="00262309"/>
    <w:rsid w:val="002624A7"/>
    <w:rsid w:val="002626D0"/>
    <w:rsid w:val="00263882"/>
    <w:rsid w:val="0026789A"/>
    <w:rsid w:val="0027093D"/>
    <w:rsid w:val="00272D5E"/>
    <w:rsid w:val="00276FD3"/>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333A"/>
    <w:rsid w:val="002C4904"/>
    <w:rsid w:val="002D043F"/>
    <w:rsid w:val="002D05D3"/>
    <w:rsid w:val="002D2336"/>
    <w:rsid w:val="002D2420"/>
    <w:rsid w:val="002D28A5"/>
    <w:rsid w:val="002D4A4E"/>
    <w:rsid w:val="002D6012"/>
    <w:rsid w:val="002E3A47"/>
    <w:rsid w:val="002E43D0"/>
    <w:rsid w:val="002E4893"/>
    <w:rsid w:val="002F3091"/>
    <w:rsid w:val="002F37FE"/>
    <w:rsid w:val="002F3A23"/>
    <w:rsid w:val="002F4C37"/>
    <w:rsid w:val="002F618C"/>
    <w:rsid w:val="002F7A6B"/>
    <w:rsid w:val="002F7DE7"/>
    <w:rsid w:val="00302EC2"/>
    <w:rsid w:val="0030418C"/>
    <w:rsid w:val="0030673B"/>
    <w:rsid w:val="00307118"/>
    <w:rsid w:val="00314C23"/>
    <w:rsid w:val="00314C9D"/>
    <w:rsid w:val="003165F6"/>
    <w:rsid w:val="0031703F"/>
    <w:rsid w:val="003172B4"/>
    <w:rsid w:val="00324250"/>
    <w:rsid w:val="00325D37"/>
    <w:rsid w:val="00327303"/>
    <w:rsid w:val="00334041"/>
    <w:rsid w:val="003343EF"/>
    <w:rsid w:val="00336CF4"/>
    <w:rsid w:val="0033758A"/>
    <w:rsid w:val="00337E3F"/>
    <w:rsid w:val="003416E1"/>
    <w:rsid w:val="00341A04"/>
    <w:rsid w:val="00341A9E"/>
    <w:rsid w:val="003441E0"/>
    <w:rsid w:val="00346181"/>
    <w:rsid w:val="003518B7"/>
    <w:rsid w:val="00354DBE"/>
    <w:rsid w:val="003557C2"/>
    <w:rsid w:val="00355B1B"/>
    <w:rsid w:val="00355C5F"/>
    <w:rsid w:val="0035600B"/>
    <w:rsid w:val="00357B39"/>
    <w:rsid w:val="003624D0"/>
    <w:rsid w:val="003654CF"/>
    <w:rsid w:val="00366A37"/>
    <w:rsid w:val="00366F87"/>
    <w:rsid w:val="00367BE0"/>
    <w:rsid w:val="00370075"/>
    <w:rsid w:val="00371A2A"/>
    <w:rsid w:val="00372AD3"/>
    <w:rsid w:val="003741CE"/>
    <w:rsid w:val="00375513"/>
    <w:rsid w:val="00376064"/>
    <w:rsid w:val="003762D5"/>
    <w:rsid w:val="003804E3"/>
    <w:rsid w:val="0038175B"/>
    <w:rsid w:val="00381BD2"/>
    <w:rsid w:val="00383FA8"/>
    <w:rsid w:val="00385C61"/>
    <w:rsid w:val="00387123"/>
    <w:rsid w:val="00391361"/>
    <w:rsid w:val="00391BF1"/>
    <w:rsid w:val="00396EF0"/>
    <w:rsid w:val="003A03B0"/>
    <w:rsid w:val="003A130C"/>
    <w:rsid w:val="003A1E2D"/>
    <w:rsid w:val="003A592F"/>
    <w:rsid w:val="003A595E"/>
    <w:rsid w:val="003B2FB1"/>
    <w:rsid w:val="003B375C"/>
    <w:rsid w:val="003B451C"/>
    <w:rsid w:val="003B4565"/>
    <w:rsid w:val="003B4CD7"/>
    <w:rsid w:val="003B5371"/>
    <w:rsid w:val="003B5A24"/>
    <w:rsid w:val="003C0001"/>
    <w:rsid w:val="003C1673"/>
    <w:rsid w:val="003C1718"/>
    <w:rsid w:val="003C334A"/>
    <w:rsid w:val="003C4208"/>
    <w:rsid w:val="003C42DA"/>
    <w:rsid w:val="003C5F85"/>
    <w:rsid w:val="003C765D"/>
    <w:rsid w:val="003C7C35"/>
    <w:rsid w:val="003D05C7"/>
    <w:rsid w:val="003D11BC"/>
    <w:rsid w:val="003D4113"/>
    <w:rsid w:val="003D4933"/>
    <w:rsid w:val="003D4FAC"/>
    <w:rsid w:val="003D6476"/>
    <w:rsid w:val="003E1834"/>
    <w:rsid w:val="003E2BD1"/>
    <w:rsid w:val="003E3B36"/>
    <w:rsid w:val="003F0C9A"/>
    <w:rsid w:val="003F20C9"/>
    <w:rsid w:val="003F321C"/>
    <w:rsid w:val="003F3EF8"/>
    <w:rsid w:val="003F7DD1"/>
    <w:rsid w:val="003F7DFA"/>
    <w:rsid w:val="004017F8"/>
    <w:rsid w:val="00403716"/>
    <w:rsid w:val="00404E10"/>
    <w:rsid w:val="00405404"/>
    <w:rsid w:val="004062CF"/>
    <w:rsid w:val="0040703E"/>
    <w:rsid w:val="00407D51"/>
    <w:rsid w:val="004153E5"/>
    <w:rsid w:val="00416363"/>
    <w:rsid w:val="004165B5"/>
    <w:rsid w:val="00417B96"/>
    <w:rsid w:val="0042024D"/>
    <w:rsid w:val="00422BCB"/>
    <w:rsid w:val="00423BD4"/>
    <w:rsid w:val="00423F36"/>
    <w:rsid w:val="0042526C"/>
    <w:rsid w:val="004300A4"/>
    <w:rsid w:val="00431157"/>
    <w:rsid w:val="0043143F"/>
    <w:rsid w:val="00433943"/>
    <w:rsid w:val="00433BC5"/>
    <w:rsid w:val="00435660"/>
    <w:rsid w:val="00436CCB"/>
    <w:rsid w:val="00436E11"/>
    <w:rsid w:val="00437C8F"/>
    <w:rsid w:val="00440D78"/>
    <w:rsid w:val="0045019F"/>
    <w:rsid w:val="004516BF"/>
    <w:rsid w:val="004549AA"/>
    <w:rsid w:val="004557C3"/>
    <w:rsid w:val="00456C49"/>
    <w:rsid w:val="00460D37"/>
    <w:rsid w:val="004627C0"/>
    <w:rsid w:val="004656DC"/>
    <w:rsid w:val="0047008A"/>
    <w:rsid w:val="00470CCD"/>
    <w:rsid w:val="00473BD0"/>
    <w:rsid w:val="00477318"/>
    <w:rsid w:val="004773B3"/>
    <w:rsid w:val="004818A9"/>
    <w:rsid w:val="00482034"/>
    <w:rsid w:val="0048308E"/>
    <w:rsid w:val="004866AE"/>
    <w:rsid w:val="0048795B"/>
    <w:rsid w:val="004906B2"/>
    <w:rsid w:val="004936F9"/>
    <w:rsid w:val="0049391A"/>
    <w:rsid w:val="00494831"/>
    <w:rsid w:val="00494B24"/>
    <w:rsid w:val="004978D8"/>
    <w:rsid w:val="004A0834"/>
    <w:rsid w:val="004A317E"/>
    <w:rsid w:val="004A6270"/>
    <w:rsid w:val="004A737E"/>
    <w:rsid w:val="004B1858"/>
    <w:rsid w:val="004B4626"/>
    <w:rsid w:val="004C0665"/>
    <w:rsid w:val="004C0900"/>
    <w:rsid w:val="004C0FFB"/>
    <w:rsid w:val="004C1A64"/>
    <w:rsid w:val="004C1C5E"/>
    <w:rsid w:val="004C1FF8"/>
    <w:rsid w:val="004C2168"/>
    <w:rsid w:val="004C2BE9"/>
    <w:rsid w:val="004C37F8"/>
    <w:rsid w:val="004C4D70"/>
    <w:rsid w:val="004C5D27"/>
    <w:rsid w:val="004D4BA8"/>
    <w:rsid w:val="004D543E"/>
    <w:rsid w:val="004E3AC3"/>
    <w:rsid w:val="004E3FED"/>
    <w:rsid w:val="004E5E49"/>
    <w:rsid w:val="004E60A6"/>
    <w:rsid w:val="004E7796"/>
    <w:rsid w:val="004E7AA0"/>
    <w:rsid w:val="004F0E5F"/>
    <w:rsid w:val="004F4234"/>
    <w:rsid w:val="004F42A9"/>
    <w:rsid w:val="004F5EC5"/>
    <w:rsid w:val="004F6139"/>
    <w:rsid w:val="004F70DB"/>
    <w:rsid w:val="004F75C0"/>
    <w:rsid w:val="004F76CA"/>
    <w:rsid w:val="004F7ABA"/>
    <w:rsid w:val="005017D1"/>
    <w:rsid w:val="005029C8"/>
    <w:rsid w:val="00503B3F"/>
    <w:rsid w:val="00505175"/>
    <w:rsid w:val="00505767"/>
    <w:rsid w:val="00505FD8"/>
    <w:rsid w:val="005079C3"/>
    <w:rsid w:val="0051185F"/>
    <w:rsid w:val="0051280E"/>
    <w:rsid w:val="005133F4"/>
    <w:rsid w:val="00513EAF"/>
    <w:rsid w:val="00514E0B"/>
    <w:rsid w:val="00515850"/>
    <w:rsid w:val="00515BD5"/>
    <w:rsid w:val="00516531"/>
    <w:rsid w:val="00516E97"/>
    <w:rsid w:val="00524875"/>
    <w:rsid w:val="00527AC9"/>
    <w:rsid w:val="005319BC"/>
    <w:rsid w:val="00533F02"/>
    <w:rsid w:val="00534F61"/>
    <w:rsid w:val="00535AB8"/>
    <w:rsid w:val="00535EE7"/>
    <w:rsid w:val="0053632C"/>
    <w:rsid w:val="00536509"/>
    <w:rsid w:val="00536A6E"/>
    <w:rsid w:val="00541982"/>
    <w:rsid w:val="00542E96"/>
    <w:rsid w:val="0054402E"/>
    <w:rsid w:val="00544BD1"/>
    <w:rsid w:val="00544EA7"/>
    <w:rsid w:val="005470C5"/>
    <w:rsid w:val="0054728F"/>
    <w:rsid w:val="00551E0F"/>
    <w:rsid w:val="00552472"/>
    <w:rsid w:val="00552B52"/>
    <w:rsid w:val="00554B0D"/>
    <w:rsid w:val="00556D2E"/>
    <w:rsid w:val="0055724C"/>
    <w:rsid w:val="00557429"/>
    <w:rsid w:val="00560370"/>
    <w:rsid w:val="00562950"/>
    <w:rsid w:val="00564A47"/>
    <w:rsid w:val="00565B93"/>
    <w:rsid w:val="00566169"/>
    <w:rsid w:val="00566176"/>
    <w:rsid w:val="005671A5"/>
    <w:rsid w:val="005708B9"/>
    <w:rsid w:val="0057244F"/>
    <w:rsid w:val="0057378D"/>
    <w:rsid w:val="005745CF"/>
    <w:rsid w:val="005802E0"/>
    <w:rsid w:val="005805E5"/>
    <w:rsid w:val="00582E76"/>
    <w:rsid w:val="00583B8B"/>
    <w:rsid w:val="005855AF"/>
    <w:rsid w:val="00586C1F"/>
    <w:rsid w:val="00586C57"/>
    <w:rsid w:val="005870C7"/>
    <w:rsid w:val="00590DCF"/>
    <w:rsid w:val="005932DB"/>
    <w:rsid w:val="00593A48"/>
    <w:rsid w:val="00595DD4"/>
    <w:rsid w:val="00596773"/>
    <w:rsid w:val="00597DA5"/>
    <w:rsid w:val="005A37F9"/>
    <w:rsid w:val="005A67CE"/>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13"/>
    <w:rsid w:val="005F2DAB"/>
    <w:rsid w:val="005F4315"/>
    <w:rsid w:val="005F4EB1"/>
    <w:rsid w:val="005F6421"/>
    <w:rsid w:val="00603507"/>
    <w:rsid w:val="006035BB"/>
    <w:rsid w:val="00604436"/>
    <w:rsid w:val="00604A39"/>
    <w:rsid w:val="006067C1"/>
    <w:rsid w:val="006126DF"/>
    <w:rsid w:val="00612D6E"/>
    <w:rsid w:val="00614552"/>
    <w:rsid w:val="00615AF2"/>
    <w:rsid w:val="006208E6"/>
    <w:rsid w:val="00620943"/>
    <w:rsid w:val="006214DC"/>
    <w:rsid w:val="00621B92"/>
    <w:rsid w:val="00623455"/>
    <w:rsid w:val="00625E45"/>
    <w:rsid w:val="006273B2"/>
    <w:rsid w:val="0063019B"/>
    <w:rsid w:val="0063113B"/>
    <w:rsid w:val="00632A7E"/>
    <w:rsid w:val="0063578A"/>
    <w:rsid w:val="00636BF3"/>
    <w:rsid w:val="0063785C"/>
    <w:rsid w:val="00641F8D"/>
    <w:rsid w:val="00645BDD"/>
    <w:rsid w:val="00647DB6"/>
    <w:rsid w:val="006528DE"/>
    <w:rsid w:val="00653903"/>
    <w:rsid w:val="00656294"/>
    <w:rsid w:val="00656930"/>
    <w:rsid w:val="006569A3"/>
    <w:rsid w:val="0065754A"/>
    <w:rsid w:val="00660099"/>
    <w:rsid w:val="006602EA"/>
    <w:rsid w:val="00660307"/>
    <w:rsid w:val="0066032C"/>
    <w:rsid w:val="0066247A"/>
    <w:rsid w:val="00663C27"/>
    <w:rsid w:val="00665F73"/>
    <w:rsid w:val="00666BCD"/>
    <w:rsid w:val="00667352"/>
    <w:rsid w:val="006700CF"/>
    <w:rsid w:val="006718AB"/>
    <w:rsid w:val="00672DD0"/>
    <w:rsid w:val="006734CE"/>
    <w:rsid w:val="00674A58"/>
    <w:rsid w:val="0067525C"/>
    <w:rsid w:val="00675F06"/>
    <w:rsid w:val="00680CAA"/>
    <w:rsid w:val="0068433B"/>
    <w:rsid w:val="0068672D"/>
    <w:rsid w:val="0068690D"/>
    <w:rsid w:val="00686A2E"/>
    <w:rsid w:val="006909AE"/>
    <w:rsid w:val="00693A2E"/>
    <w:rsid w:val="00694736"/>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496B"/>
    <w:rsid w:val="006E4B9E"/>
    <w:rsid w:val="006F332A"/>
    <w:rsid w:val="006F4470"/>
    <w:rsid w:val="006F44B6"/>
    <w:rsid w:val="006F68B7"/>
    <w:rsid w:val="006F7364"/>
    <w:rsid w:val="006F74D1"/>
    <w:rsid w:val="007003D8"/>
    <w:rsid w:val="00703CAF"/>
    <w:rsid w:val="00705E7E"/>
    <w:rsid w:val="007063E4"/>
    <w:rsid w:val="007075D7"/>
    <w:rsid w:val="007106E2"/>
    <w:rsid w:val="00714741"/>
    <w:rsid w:val="0071740E"/>
    <w:rsid w:val="00721DBA"/>
    <w:rsid w:val="007221C5"/>
    <w:rsid w:val="00722DF5"/>
    <w:rsid w:val="00723E5F"/>
    <w:rsid w:val="0072587E"/>
    <w:rsid w:val="007262E3"/>
    <w:rsid w:val="007272CC"/>
    <w:rsid w:val="00730333"/>
    <w:rsid w:val="007317BE"/>
    <w:rsid w:val="00732DA5"/>
    <w:rsid w:val="00741034"/>
    <w:rsid w:val="007418B0"/>
    <w:rsid w:val="007421F5"/>
    <w:rsid w:val="0074365C"/>
    <w:rsid w:val="007453D3"/>
    <w:rsid w:val="00745526"/>
    <w:rsid w:val="00750179"/>
    <w:rsid w:val="00750A1B"/>
    <w:rsid w:val="00752BEC"/>
    <w:rsid w:val="00754F25"/>
    <w:rsid w:val="007555CE"/>
    <w:rsid w:val="007560C5"/>
    <w:rsid w:val="007574EB"/>
    <w:rsid w:val="0076052A"/>
    <w:rsid w:val="007636CF"/>
    <w:rsid w:val="00763F97"/>
    <w:rsid w:val="00766015"/>
    <w:rsid w:val="007668AF"/>
    <w:rsid w:val="007703E0"/>
    <w:rsid w:val="00770823"/>
    <w:rsid w:val="00773493"/>
    <w:rsid w:val="007743F5"/>
    <w:rsid w:val="00774494"/>
    <w:rsid w:val="00775A37"/>
    <w:rsid w:val="00775B31"/>
    <w:rsid w:val="0078062E"/>
    <w:rsid w:val="007818FF"/>
    <w:rsid w:val="00783366"/>
    <w:rsid w:val="00785F11"/>
    <w:rsid w:val="00790A18"/>
    <w:rsid w:val="00791B2D"/>
    <w:rsid w:val="00791B36"/>
    <w:rsid w:val="007960B7"/>
    <w:rsid w:val="007A441C"/>
    <w:rsid w:val="007A4590"/>
    <w:rsid w:val="007A47C1"/>
    <w:rsid w:val="007A7849"/>
    <w:rsid w:val="007B1D9F"/>
    <w:rsid w:val="007B2C48"/>
    <w:rsid w:val="007C39C0"/>
    <w:rsid w:val="007C5606"/>
    <w:rsid w:val="007C66F8"/>
    <w:rsid w:val="007D09E3"/>
    <w:rsid w:val="007D0ADD"/>
    <w:rsid w:val="007D1FF2"/>
    <w:rsid w:val="007D2C26"/>
    <w:rsid w:val="007E540B"/>
    <w:rsid w:val="007E67EA"/>
    <w:rsid w:val="007E733D"/>
    <w:rsid w:val="007F0323"/>
    <w:rsid w:val="007F0455"/>
    <w:rsid w:val="007F0F7B"/>
    <w:rsid w:val="007F1647"/>
    <w:rsid w:val="007F1FE5"/>
    <w:rsid w:val="007F2066"/>
    <w:rsid w:val="007F2203"/>
    <w:rsid w:val="008043A4"/>
    <w:rsid w:val="008043F5"/>
    <w:rsid w:val="008053E0"/>
    <w:rsid w:val="00806466"/>
    <w:rsid w:val="00807562"/>
    <w:rsid w:val="00807992"/>
    <w:rsid w:val="00810C3E"/>
    <w:rsid w:val="0081251B"/>
    <w:rsid w:val="00812A54"/>
    <w:rsid w:val="008143A1"/>
    <w:rsid w:val="0081633C"/>
    <w:rsid w:val="00817F86"/>
    <w:rsid w:val="00820D40"/>
    <w:rsid w:val="00823AF1"/>
    <w:rsid w:val="00824596"/>
    <w:rsid w:val="00826960"/>
    <w:rsid w:val="0082702B"/>
    <w:rsid w:val="00827EBD"/>
    <w:rsid w:val="00834621"/>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811BD"/>
    <w:rsid w:val="00893E0B"/>
    <w:rsid w:val="00897510"/>
    <w:rsid w:val="008A0509"/>
    <w:rsid w:val="008A12FF"/>
    <w:rsid w:val="008A17B8"/>
    <w:rsid w:val="008A1C60"/>
    <w:rsid w:val="008A2A66"/>
    <w:rsid w:val="008A30CC"/>
    <w:rsid w:val="008A33C2"/>
    <w:rsid w:val="008A3765"/>
    <w:rsid w:val="008A40A5"/>
    <w:rsid w:val="008A4F08"/>
    <w:rsid w:val="008A5E8B"/>
    <w:rsid w:val="008A7AA8"/>
    <w:rsid w:val="008B2F90"/>
    <w:rsid w:val="008B3E96"/>
    <w:rsid w:val="008B6681"/>
    <w:rsid w:val="008B72E6"/>
    <w:rsid w:val="008B77C1"/>
    <w:rsid w:val="008C03ED"/>
    <w:rsid w:val="008C0594"/>
    <w:rsid w:val="008C31EC"/>
    <w:rsid w:val="008C551C"/>
    <w:rsid w:val="008C561E"/>
    <w:rsid w:val="008C5A7D"/>
    <w:rsid w:val="008D343A"/>
    <w:rsid w:val="008D46B8"/>
    <w:rsid w:val="008D4EB3"/>
    <w:rsid w:val="008D6809"/>
    <w:rsid w:val="008D78B4"/>
    <w:rsid w:val="008E1883"/>
    <w:rsid w:val="008E2C4C"/>
    <w:rsid w:val="008E42E7"/>
    <w:rsid w:val="008E5F69"/>
    <w:rsid w:val="008E61D3"/>
    <w:rsid w:val="008E68F9"/>
    <w:rsid w:val="008F09D2"/>
    <w:rsid w:val="008F10D2"/>
    <w:rsid w:val="008F3768"/>
    <w:rsid w:val="008F56FA"/>
    <w:rsid w:val="00900FEA"/>
    <w:rsid w:val="00902F20"/>
    <w:rsid w:val="00903F39"/>
    <w:rsid w:val="0090566A"/>
    <w:rsid w:val="00907F3D"/>
    <w:rsid w:val="00911665"/>
    <w:rsid w:val="00912DFE"/>
    <w:rsid w:val="00914A0D"/>
    <w:rsid w:val="0091660D"/>
    <w:rsid w:val="00917E4D"/>
    <w:rsid w:val="0092037C"/>
    <w:rsid w:val="00922D1D"/>
    <w:rsid w:val="00926A58"/>
    <w:rsid w:val="00927228"/>
    <w:rsid w:val="00932836"/>
    <w:rsid w:val="00943AA9"/>
    <w:rsid w:val="00944B25"/>
    <w:rsid w:val="00944BD3"/>
    <w:rsid w:val="009466A4"/>
    <w:rsid w:val="00951DA3"/>
    <w:rsid w:val="00954142"/>
    <w:rsid w:val="009552E5"/>
    <w:rsid w:val="0095589C"/>
    <w:rsid w:val="00957FB4"/>
    <w:rsid w:val="00960AD5"/>
    <w:rsid w:val="009615EE"/>
    <w:rsid w:val="009634A6"/>
    <w:rsid w:val="009648E6"/>
    <w:rsid w:val="00971E56"/>
    <w:rsid w:val="0098039D"/>
    <w:rsid w:val="0098296D"/>
    <w:rsid w:val="00983B80"/>
    <w:rsid w:val="00985495"/>
    <w:rsid w:val="00985522"/>
    <w:rsid w:val="00987462"/>
    <w:rsid w:val="00987DF7"/>
    <w:rsid w:val="00990926"/>
    <w:rsid w:val="00990B13"/>
    <w:rsid w:val="00991AE9"/>
    <w:rsid w:val="00992729"/>
    <w:rsid w:val="009A0BD9"/>
    <w:rsid w:val="009A2AF1"/>
    <w:rsid w:val="009A2E12"/>
    <w:rsid w:val="009A36CA"/>
    <w:rsid w:val="009A6463"/>
    <w:rsid w:val="009A6A01"/>
    <w:rsid w:val="009B0418"/>
    <w:rsid w:val="009B1191"/>
    <w:rsid w:val="009B4E46"/>
    <w:rsid w:val="009B4F91"/>
    <w:rsid w:val="009B72FC"/>
    <w:rsid w:val="009C0A63"/>
    <w:rsid w:val="009C0BD8"/>
    <w:rsid w:val="009C128E"/>
    <w:rsid w:val="009C16AC"/>
    <w:rsid w:val="009C230C"/>
    <w:rsid w:val="009C4879"/>
    <w:rsid w:val="009C4B9F"/>
    <w:rsid w:val="009C5EF7"/>
    <w:rsid w:val="009C6F6A"/>
    <w:rsid w:val="009C73F7"/>
    <w:rsid w:val="009C7C52"/>
    <w:rsid w:val="009D181A"/>
    <w:rsid w:val="009D437F"/>
    <w:rsid w:val="009D4647"/>
    <w:rsid w:val="009D5706"/>
    <w:rsid w:val="009E09E6"/>
    <w:rsid w:val="009E0D5D"/>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0364"/>
    <w:rsid w:val="00A912AA"/>
    <w:rsid w:val="00A913CA"/>
    <w:rsid w:val="00A960EC"/>
    <w:rsid w:val="00A97107"/>
    <w:rsid w:val="00A9789C"/>
    <w:rsid w:val="00AA07BA"/>
    <w:rsid w:val="00AA1418"/>
    <w:rsid w:val="00AA1B89"/>
    <w:rsid w:val="00AA2EED"/>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16E5E"/>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67783"/>
    <w:rsid w:val="00B7161B"/>
    <w:rsid w:val="00B7744A"/>
    <w:rsid w:val="00B830B0"/>
    <w:rsid w:val="00B86BBB"/>
    <w:rsid w:val="00B911EA"/>
    <w:rsid w:val="00B92C6A"/>
    <w:rsid w:val="00B936EB"/>
    <w:rsid w:val="00B955FB"/>
    <w:rsid w:val="00B9560D"/>
    <w:rsid w:val="00B971C0"/>
    <w:rsid w:val="00BA2F0C"/>
    <w:rsid w:val="00BA4765"/>
    <w:rsid w:val="00BA647F"/>
    <w:rsid w:val="00BA6717"/>
    <w:rsid w:val="00BA7566"/>
    <w:rsid w:val="00BB3231"/>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0F49"/>
    <w:rsid w:val="00BF10BB"/>
    <w:rsid w:val="00BF3F37"/>
    <w:rsid w:val="00BF5466"/>
    <w:rsid w:val="00BF581B"/>
    <w:rsid w:val="00BF5C3A"/>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051A"/>
    <w:rsid w:val="00C31A97"/>
    <w:rsid w:val="00C332DD"/>
    <w:rsid w:val="00C4291B"/>
    <w:rsid w:val="00C433EB"/>
    <w:rsid w:val="00C44E09"/>
    <w:rsid w:val="00C465B3"/>
    <w:rsid w:val="00C515F6"/>
    <w:rsid w:val="00C5269D"/>
    <w:rsid w:val="00C5295A"/>
    <w:rsid w:val="00C60767"/>
    <w:rsid w:val="00C6194F"/>
    <w:rsid w:val="00C623A2"/>
    <w:rsid w:val="00C6399A"/>
    <w:rsid w:val="00C63D54"/>
    <w:rsid w:val="00C65DEF"/>
    <w:rsid w:val="00C66A67"/>
    <w:rsid w:val="00C6728B"/>
    <w:rsid w:val="00C678D6"/>
    <w:rsid w:val="00C704CF"/>
    <w:rsid w:val="00C705BC"/>
    <w:rsid w:val="00C73CDE"/>
    <w:rsid w:val="00C74CA9"/>
    <w:rsid w:val="00C76693"/>
    <w:rsid w:val="00C76F97"/>
    <w:rsid w:val="00C81CC9"/>
    <w:rsid w:val="00C82A01"/>
    <w:rsid w:val="00C85D0C"/>
    <w:rsid w:val="00C86036"/>
    <w:rsid w:val="00C867AB"/>
    <w:rsid w:val="00C86BD5"/>
    <w:rsid w:val="00C90C64"/>
    <w:rsid w:val="00C91E73"/>
    <w:rsid w:val="00C930A7"/>
    <w:rsid w:val="00C93E75"/>
    <w:rsid w:val="00C94B78"/>
    <w:rsid w:val="00C94FE9"/>
    <w:rsid w:val="00CA06BF"/>
    <w:rsid w:val="00CA0E1A"/>
    <w:rsid w:val="00CB6C7D"/>
    <w:rsid w:val="00CB7559"/>
    <w:rsid w:val="00CB7E14"/>
    <w:rsid w:val="00CC110D"/>
    <w:rsid w:val="00CC15E1"/>
    <w:rsid w:val="00CC1FA5"/>
    <w:rsid w:val="00CC3237"/>
    <w:rsid w:val="00CC33CD"/>
    <w:rsid w:val="00CC371A"/>
    <w:rsid w:val="00CC3B5C"/>
    <w:rsid w:val="00CC453B"/>
    <w:rsid w:val="00CC53D6"/>
    <w:rsid w:val="00CC6322"/>
    <w:rsid w:val="00CC73FE"/>
    <w:rsid w:val="00CD28DA"/>
    <w:rsid w:val="00CD2EA8"/>
    <w:rsid w:val="00CD356B"/>
    <w:rsid w:val="00CD44CA"/>
    <w:rsid w:val="00CD5B4D"/>
    <w:rsid w:val="00CD629A"/>
    <w:rsid w:val="00CD64C6"/>
    <w:rsid w:val="00CD69D5"/>
    <w:rsid w:val="00CD7A94"/>
    <w:rsid w:val="00CE2C78"/>
    <w:rsid w:val="00CE3C89"/>
    <w:rsid w:val="00CE5933"/>
    <w:rsid w:val="00CE59F3"/>
    <w:rsid w:val="00CE69A7"/>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8E8"/>
    <w:rsid w:val="00D34BBC"/>
    <w:rsid w:val="00D34DEE"/>
    <w:rsid w:val="00D36480"/>
    <w:rsid w:val="00D37ACE"/>
    <w:rsid w:val="00D4097A"/>
    <w:rsid w:val="00D41E2D"/>
    <w:rsid w:val="00D43481"/>
    <w:rsid w:val="00D43B2A"/>
    <w:rsid w:val="00D45326"/>
    <w:rsid w:val="00D46C62"/>
    <w:rsid w:val="00D46E2C"/>
    <w:rsid w:val="00D5024C"/>
    <w:rsid w:val="00D534C7"/>
    <w:rsid w:val="00D55540"/>
    <w:rsid w:val="00D56398"/>
    <w:rsid w:val="00D57CC9"/>
    <w:rsid w:val="00D607C3"/>
    <w:rsid w:val="00D63376"/>
    <w:rsid w:val="00D636D2"/>
    <w:rsid w:val="00D65925"/>
    <w:rsid w:val="00D71273"/>
    <w:rsid w:val="00D73E83"/>
    <w:rsid w:val="00D74539"/>
    <w:rsid w:val="00D747E9"/>
    <w:rsid w:val="00D75830"/>
    <w:rsid w:val="00D779CE"/>
    <w:rsid w:val="00D80B71"/>
    <w:rsid w:val="00D825F4"/>
    <w:rsid w:val="00D83214"/>
    <w:rsid w:val="00D83384"/>
    <w:rsid w:val="00D855E2"/>
    <w:rsid w:val="00D86DED"/>
    <w:rsid w:val="00D91264"/>
    <w:rsid w:val="00D91782"/>
    <w:rsid w:val="00D9378C"/>
    <w:rsid w:val="00D93DF8"/>
    <w:rsid w:val="00D94D94"/>
    <w:rsid w:val="00D9508E"/>
    <w:rsid w:val="00D957A4"/>
    <w:rsid w:val="00D972FF"/>
    <w:rsid w:val="00DA21C4"/>
    <w:rsid w:val="00DA2C6B"/>
    <w:rsid w:val="00DA3175"/>
    <w:rsid w:val="00DA56EE"/>
    <w:rsid w:val="00DB35F4"/>
    <w:rsid w:val="00DB6677"/>
    <w:rsid w:val="00DC1336"/>
    <w:rsid w:val="00DC2593"/>
    <w:rsid w:val="00DC3010"/>
    <w:rsid w:val="00DC3C84"/>
    <w:rsid w:val="00DC6142"/>
    <w:rsid w:val="00DC7800"/>
    <w:rsid w:val="00DD09D4"/>
    <w:rsid w:val="00DD10D3"/>
    <w:rsid w:val="00DD1C21"/>
    <w:rsid w:val="00DD2F21"/>
    <w:rsid w:val="00DD4456"/>
    <w:rsid w:val="00DD4D29"/>
    <w:rsid w:val="00DD59E7"/>
    <w:rsid w:val="00DE22C4"/>
    <w:rsid w:val="00DF0290"/>
    <w:rsid w:val="00DF0558"/>
    <w:rsid w:val="00DF10A2"/>
    <w:rsid w:val="00DF10D3"/>
    <w:rsid w:val="00DF169C"/>
    <w:rsid w:val="00DF2B65"/>
    <w:rsid w:val="00DF2EF5"/>
    <w:rsid w:val="00DF3A49"/>
    <w:rsid w:val="00DF5A76"/>
    <w:rsid w:val="00DF5F10"/>
    <w:rsid w:val="00DF643E"/>
    <w:rsid w:val="00DF7190"/>
    <w:rsid w:val="00E00997"/>
    <w:rsid w:val="00E0652E"/>
    <w:rsid w:val="00E06617"/>
    <w:rsid w:val="00E068D9"/>
    <w:rsid w:val="00E07490"/>
    <w:rsid w:val="00E07B74"/>
    <w:rsid w:val="00E1061A"/>
    <w:rsid w:val="00E1105B"/>
    <w:rsid w:val="00E11AAE"/>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1D9A"/>
    <w:rsid w:val="00E6299C"/>
    <w:rsid w:val="00E6301E"/>
    <w:rsid w:val="00E63847"/>
    <w:rsid w:val="00E65EEC"/>
    <w:rsid w:val="00E73289"/>
    <w:rsid w:val="00E743CE"/>
    <w:rsid w:val="00E74E4C"/>
    <w:rsid w:val="00E757EF"/>
    <w:rsid w:val="00E76879"/>
    <w:rsid w:val="00E76A67"/>
    <w:rsid w:val="00E81918"/>
    <w:rsid w:val="00E820F6"/>
    <w:rsid w:val="00E822DF"/>
    <w:rsid w:val="00E9199A"/>
    <w:rsid w:val="00E91E3E"/>
    <w:rsid w:val="00EA0EB7"/>
    <w:rsid w:val="00EA6AC1"/>
    <w:rsid w:val="00EA7636"/>
    <w:rsid w:val="00EB35AF"/>
    <w:rsid w:val="00EB5924"/>
    <w:rsid w:val="00EB747A"/>
    <w:rsid w:val="00EC0770"/>
    <w:rsid w:val="00EC207C"/>
    <w:rsid w:val="00EC27B7"/>
    <w:rsid w:val="00EC472D"/>
    <w:rsid w:val="00ED06A7"/>
    <w:rsid w:val="00ED0B88"/>
    <w:rsid w:val="00ED0EE3"/>
    <w:rsid w:val="00ED48E4"/>
    <w:rsid w:val="00ED4A38"/>
    <w:rsid w:val="00ED4E16"/>
    <w:rsid w:val="00ED5898"/>
    <w:rsid w:val="00ED6D2A"/>
    <w:rsid w:val="00EE01BB"/>
    <w:rsid w:val="00EE0FC8"/>
    <w:rsid w:val="00EE1BF2"/>
    <w:rsid w:val="00EF399E"/>
    <w:rsid w:val="00EF45E4"/>
    <w:rsid w:val="00EF5E5E"/>
    <w:rsid w:val="00EF687F"/>
    <w:rsid w:val="00EF6BF8"/>
    <w:rsid w:val="00F01F5A"/>
    <w:rsid w:val="00F0643B"/>
    <w:rsid w:val="00F07F8B"/>
    <w:rsid w:val="00F15D13"/>
    <w:rsid w:val="00F15EEF"/>
    <w:rsid w:val="00F20684"/>
    <w:rsid w:val="00F2473D"/>
    <w:rsid w:val="00F249A2"/>
    <w:rsid w:val="00F2549A"/>
    <w:rsid w:val="00F3203B"/>
    <w:rsid w:val="00F330E0"/>
    <w:rsid w:val="00F34D5D"/>
    <w:rsid w:val="00F41A9F"/>
    <w:rsid w:val="00F44C3D"/>
    <w:rsid w:val="00F44F00"/>
    <w:rsid w:val="00F44F0B"/>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4C6A"/>
    <w:rsid w:val="00F658E7"/>
    <w:rsid w:val="00F70805"/>
    <w:rsid w:val="00F70F69"/>
    <w:rsid w:val="00F71CDD"/>
    <w:rsid w:val="00F73945"/>
    <w:rsid w:val="00F80F9B"/>
    <w:rsid w:val="00F818B8"/>
    <w:rsid w:val="00F86675"/>
    <w:rsid w:val="00F868E0"/>
    <w:rsid w:val="00F869F2"/>
    <w:rsid w:val="00F9091E"/>
    <w:rsid w:val="00F919D8"/>
    <w:rsid w:val="00F93C52"/>
    <w:rsid w:val="00F941D8"/>
    <w:rsid w:val="00F96FAC"/>
    <w:rsid w:val="00FA07EE"/>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2ADD"/>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sz w:val="24"/>
      <w:szCs w:val="24"/>
      <w:lang w:eastAsia="en-AU"/>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sz w:val="24"/>
      <w:szCs w:val="24"/>
      <w:lang w:eastAsia="en-AU"/>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sz w:val="24"/>
      <w:szCs w:val="24"/>
      <w:lang w:eastAsia="en-AU"/>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sz w:val="24"/>
      <w:szCs w:val="24"/>
      <w:lang w:eastAsia="en-AU"/>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sz w:val="24"/>
      <w:szCs w:val="24"/>
      <w:lang w:eastAsia="en-AU"/>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lang w:eastAsia="en-AU"/>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 w:type="character" w:customStyle="1" w:styleId="uicontrol">
    <w:name w:val="uicontrol"/>
    <w:basedOn w:val="DefaultParagraphFont"/>
    <w:rsid w:val="004C37F8"/>
  </w:style>
  <w:style w:type="character" w:customStyle="1" w:styleId="ph">
    <w:name w:val="ph"/>
    <w:basedOn w:val="DefaultParagraphFont"/>
    <w:rsid w:val="00694736"/>
  </w:style>
  <w:style w:type="character" w:customStyle="1" w:styleId="usertext">
    <w:name w:val="usertext"/>
    <w:basedOn w:val="DefaultParagraphFont"/>
    <w:rsid w:val="00CC37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52131676">
      <w:bodyDiv w:val="1"/>
      <w:marLeft w:val="0"/>
      <w:marRight w:val="0"/>
      <w:marTop w:val="0"/>
      <w:marBottom w:val="0"/>
      <w:divBdr>
        <w:top w:val="none" w:sz="0" w:space="0" w:color="auto"/>
        <w:left w:val="none" w:sz="0" w:space="0" w:color="auto"/>
        <w:bottom w:val="none" w:sz="0" w:space="0" w:color="auto"/>
        <w:right w:val="none" w:sz="0" w:space="0" w:color="auto"/>
      </w:divBdr>
      <w:divsChild>
        <w:div w:id="1062560819">
          <w:marLeft w:val="0"/>
          <w:marRight w:val="0"/>
          <w:marTop w:val="0"/>
          <w:marBottom w:val="0"/>
          <w:divBdr>
            <w:top w:val="none" w:sz="0" w:space="0" w:color="auto"/>
            <w:left w:val="none" w:sz="0" w:space="0" w:color="auto"/>
            <w:bottom w:val="none" w:sz="0" w:space="0" w:color="auto"/>
            <w:right w:val="none" w:sz="0" w:space="0" w:color="auto"/>
          </w:divBdr>
          <w:divsChild>
            <w:div w:id="894048853">
              <w:marLeft w:val="0"/>
              <w:marRight w:val="0"/>
              <w:marTop w:val="0"/>
              <w:marBottom w:val="0"/>
              <w:divBdr>
                <w:top w:val="none" w:sz="0" w:space="0" w:color="auto"/>
                <w:left w:val="none" w:sz="0" w:space="0" w:color="auto"/>
                <w:bottom w:val="none" w:sz="0" w:space="0" w:color="auto"/>
                <w:right w:val="none" w:sz="0" w:space="0" w:color="auto"/>
              </w:divBdr>
              <w:divsChild>
                <w:div w:id="1324967958">
                  <w:marLeft w:val="0"/>
                  <w:marRight w:val="0"/>
                  <w:marTop w:val="0"/>
                  <w:marBottom w:val="0"/>
                  <w:divBdr>
                    <w:top w:val="none" w:sz="0" w:space="0" w:color="auto"/>
                    <w:left w:val="none" w:sz="0" w:space="0" w:color="auto"/>
                    <w:bottom w:val="none" w:sz="0" w:space="0" w:color="auto"/>
                    <w:right w:val="none" w:sz="0" w:space="0" w:color="auto"/>
                  </w:divBdr>
                  <w:divsChild>
                    <w:div w:id="2013143992">
                      <w:marLeft w:val="0"/>
                      <w:marRight w:val="0"/>
                      <w:marTop w:val="0"/>
                      <w:marBottom w:val="0"/>
                      <w:divBdr>
                        <w:top w:val="none" w:sz="0" w:space="0" w:color="auto"/>
                        <w:left w:val="none" w:sz="0" w:space="0" w:color="auto"/>
                        <w:bottom w:val="none" w:sz="0" w:space="0" w:color="auto"/>
                        <w:right w:val="none" w:sz="0" w:space="0" w:color="auto"/>
                      </w:divBdr>
                      <w:divsChild>
                        <w:div w:id="9388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583339360">
      <w:bodyDiv w:val="1"/>
      <w:marLeft w:val="0"/>
      <w:marRight w:val="0"/>
      <w:marTop w:val="0"/>
      <w:marBottom w:val="0"/>
      <w:divBdr>
        <w:top w:val="none" w:sz="0" w:space="0" w:color="auto"/>
        <w:left w:val="none" w:sz="0" w:space="0" w:color="auto"/>
        <w:bottom w:val="none" w:sz="0" w:space="0" w:color="auto"/>
        <w:right w:val="none" w:sz="0" w:space="0" w:color="auto"/>
      </w:divBdr>
      <w:divsChild>
        <w:div w:id="238951383">
          <w:marLeft w:val="0"/>
          <w:marRight w:val="0"/>
          <w:marTop w:val="0"/>
          <w:marBottom w:val="0"/>
          <w:divBdr>
            <w:top w:val="none" w:sz="0" w:space="0" w:color="auto"/>
            <w:left w:val="none" w:sz="0" w:space="0" w:color="auto"/>
            <w:bottom w:val="none" w:sz="0" w:space="0" w:color="auto"/>
            <w:right w:val="none" w:sz="0" w:space="0" w:color="auto"/>
          </w:divBdr>
          <w:divsChild>
            <w:div w:id="822166189">
              <w:marLeft w:val="0"/>
              <w:marRight w:val="0"/>
              <w:marTop w:val="0"/>
              <w:marBottom w:val="0"/>
              <w:divBdr>
                <w:top w:val="none" w:sz="0" w:space="0" w:color="auto"/>
                <w:left w:val="none" w:sz="0" w:space="0" w:color="auto"/>
                <w:bottom w:val="none" w:sz="0" w:space="0" w:color="auto"/>
                <w:right w:val="none" w:sz="0" w:space="0" w:color="auto"/>
              </w:divBdr>
              <w:divsChild>
                <w:div w:id="155689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05150">
      <w:bodyDiv w:val="1"/>
      <w:marLeft w:val="0"/>
      <w:marRight w:val="0"/>
      <w:marTop w:val="0"/>
      <w:marBottom w:val="0"/>
      <w:divBdr>
        <w:top w:val="none" w:sz="0" w:space="0" w:color="auto"/>
        <w:left w:val="none" w:sz="0" w:space="0" w:color="auto"/>
        <w:bottom w:val="none" w:sz="0" w:space="0" w:color="auto"/>
        <w:right w:val="none" w:sz="0" w:space="0" w:color="auto"/>
      </w:divBdr>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8.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desktop.arcgis.com/en/arcmap/latest/tools/3d-analyst-toolbox/lookup.htm" TargetMode="External"/><Relationship Id="rId68" Type="http://schemas.openxmlformats.org/officeDocument/2006/relationships/hyperlink" Target="http://desktop.arcgis.com/en/arcmap/latest/tools/spatial-analyst-toolbox/setting-cell-values-to-nodata-with-setnull.htm" TargetMode="External"/><Relationship Id="rId84" Type="http://schemas.openxmlformats.org/officeDocument/2006/relationships/hyperlink" Target="http://desktop.arcgis.com/en/arcmap/10.4/tools/data-management-toolbox/rename.htm" TargetMode="External"/><Relationship Id="rId89" Type="http://schemas.microsoft.com/office/2011/relationships/commentsExtended" Target="commentsExtended.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07" Type="http://schemas.openxmlformats.org/officeDocument/2006/relationships/footer" Target="footer1.xm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desktop.arcgis.com/en/arcmap/latest/tools/data-management-toolbox/copy.htm" TargetMode="External"/><Relationship Id="rId58" Type="http://schemas.openxmlformats.org/officeDocument/2006/relationships/hyperlink" Target="http://desktop.arcgis.com/en/arcmap/latest/tools/spatial-analyst-toolbox/block-statistics.htm" TargetMode="External"/><Relationship Id="rId66" Type="http://schemas.openxmlformats.org/officeDocument/2006/relationships/hyperlink" Target="http://desktop.arcgis.com/en/arcmap/latest/tools/data-management-toolbox/resample.htm" TargetMode="External"/><Relationship Id="rId74" Type="http://schemas.openxmlformats.org/officeDocument/2006/relationships/hyperlink" Target="http://desktop.arcgis.com/en/arcmap/10.3/tools/data-management-toolbox/add-spatial-index.htm" TargetMode="External"/><Relationship Id="rId79" Type="http://schemas.openxmlformats.org/officeDocument/2006/relationships/image" Target="media/image34.png"/><Relationship Id="rId87" Type="http://schemas.openxmlformats.org/officeDocument/2006/relationships/hyperlink" Target="http://desktop.arcgis.com/en/arcmap/latest/tools/spatial-analyst-toolbox/aggregate.htm" TargetMode="External"/><Relationship Id="rId102" Type="http://schemas.openxmlformats.org/officeDocument/2006/relationships/hyperlink" Target="http://desktop.arcgis.com/en/arcmap/latest/tools/spatial-analyst-toolbox/setting-cell-values-to-nodata-with-setnull.htm"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desktop.arcgis.com/en/arcmap/latest/tools/data-management-toolbox/clip.htm" TargetMode="External"/><Relationship Id="rId82" Type="http://schemas.openxmlformats.org/officeDocument/2006/relationships/hyperlink" Target="http://desktop.arcgis.com/en/arcmap/10.3/analyze/arcpy-functions/dataset-properties.htm" TargetMode="External"/><Relationship Id="rId90" Type="http://schemas.openxmlformats.org/officeDocument/2006/relationships/hyperlink" Target="http://desktop.arcgis.com/en/arcmap/latest/tools/spatial-analyst-toolbox/block-statistics.htm" TargetMode="External"/><Relationship Id="rId95" Type="http://schemas.openxmlformats.org/officeDocument/2006/relationships/hyperlink" Target="http://desktop.arcgis.com/en/arcmap/latest/tools/data-management-toolbox/clip.htm" TargetMode="External"/><Relationship Id="rId19" Type="http://schemas.openxmlformats.org/officeDocument/2006/relationships/image" Target="media/image6.png"/><Relationship Id="rId14" Type="http://schemas.openxmlformats.org/officeDocument/2006/relationships/hyperlink" Target="http://www.flickr.com" TargetMode="External"/><Relationship Id="rId22"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desktop.arcgis.com/en/arcmap/10.3/manage-data/raster-and-images/raster-dataset-properties.htm" TargetMode="External"/><Relationship Id="rId64" Type="http://schemas.openxmlformats.org/officeDocument/2006/relationships/hyperlink" Target="http://desktop.arcgis.com/en/arcmap/latest/tools/spatial-analyst-toolbox/reclass-by-table.htm" TargetMode="External"/><Relationship Id="rId69" Type="http://schemas.openxmlformats.org/officeDocument/2006/relationships/hyperlink" Target="http://desktop.arcgis.com/en/arcmap/latest/tools/geostatistical-analyst-toolbox/extract-values-to-table.htm" TargetMode="External"/><Relationship Id="rId77" Type="http://schemas.openxmlformats.org/officeDocument/2006/relationships/oleObject" Target="embeddings/oleObject1.bin"/><Relationship Id="rId100" Type="http://schemas.openxmlformats.org/officeDocument/2006/relationships/hyperlink" Target="http://desktop.arcgis.com/en/arcmap/latest/tools/data-management-toolbox/resample.htm" TargetMode="External"/><Relationship Id="rId105"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desktop.arcgis.com/en/arcmap/10.3/tools/data-management-toolbox/copy-features.htm" TargetMode="External"/><Relationship Id="rId72" Type="http://schemas.openxmlformats.org/officeDocument/2006/relationships/hyperlink" Target="http://desktop.arcgis.com/en/arcmap/10.3/tools/analysis-toolbox/clip.htm" TargetMode="External"/><Relationship Id="rId80" Type="http://schemas.openxmlformats.org/officeDocument/2006/relationships/hyperlink" Target="http://desktop.arcgis.com/en/arcmap/latest/tools/data-management-toolbox/copy.htm" TargetMode="External"/><Relationship Id="rId85" Type="http://schemas.openxmlformats.org/officeDocument/2006/relationships/image" Target="media/image35.png"/><Relationship Id="rId93" Type="http://schemas.openxmlformats.org/officeDocument/2006/relationships/hyperlink" Target="http://desktop.arcgis.com/en/arcmap/latest/tools/data-management-toolbox/build-raster-attribute-table.htm" TargetMode="External"/><Relationship Id="rId98" Type="http://schemas.openxmlformats.org/officeDocument/2006/relationships/hyperlink" Target="http://desktop.arcgis.com/en/arcmap/latest/tools/spatial-analyst-toolbox/reclass-by-table.htm" TargetMode="External"/><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openxmlformats.org/officeDocument/2006/relationships/hyperlink" Target="http://www.agriculture.gov.au/abares/aclump/multi-criteria-analysis/" TargetMode="External"/><Relationship Id="rId33" Type="http://schemas.openxmlformats.org/officeDocument/2006/relationships/hyperlink" Target="mailto:tom.barrett@environment.nsw.gov.au"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desktop.arcgis.com/en/arcmap/latest/tools/data-management-toolbox/build-raster-attribute-table.htm" TargetMode="External"/><Relationship Id="rId67" Type="http://schemas.openxmlformats.org/officeDocument/2006/relationships/hyperlink" Target="http://desktop.arcgis.com/en/arcmap/latest/tools/spatial-analyst-toolbox/h-changing-nodata-cells-to-a-value.htm" TargetMode="External"/><Relationship Id="rId103" Type="http://schemas.openxmlformats.org/officeDocument/2006/relationships/hyperlink" Target="http://desktop.arcgis.com/en/arcmap/latest/tools/geostatistical-analyst-toolbox/extract-values-to-table.htm" TargetMode="External"/><Relationship Id="rId108"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2.png"/><Relationship Id="rId54" Type="http://schemas.openxmlformats.org/officeDocument/2006/relationships/hyperlink" Target="http://desktop.arcgis.com/en/arcmap/latest/tools/data-management-toolbox/delete.htm" TargetMode="External"/><Relationship Id="rId62" Type="http://schemas.openxmlformats.org/officeDocument/2006/relationships/hyperlink" Target="http://desktop.arcgis.com/en/arcmap/latest/tools/data-management-toolbox/copy-raster.htm" TargetMode="External"/><Relationship Id="rId70" Type="http://schemas.openxmlformats.org/officeDocument/2006/relationships/hyperlink" Target="http://desktop.arcgis.com/en/arcmap/latest/tools/geostatistical-analyst-toolbox/extract-values-to-table.htm" TargetMode="External"/><Relationship Id="rId75" Type="http://schemas.openxmlformats.org/officeDocument/2006/relationships/hyperlink" Target="http://desktop.arcgis.com/en/arcmap/10.3/tools/conversion-toolbox/feature-to-raster.htm" TargetMode="External"/><Relationship Id="rId83" Type="http://schemas.openxmlformats.org/officeDocument/2006/relationships/hyperlink" Target="http://desktop.arcgis.com/en/arcmap/10.3/manage-data/raster-and-images/raster-dataset-properties.htm" TargetMode="External"/><Relationship Id="rId88" Type="http://schemas.openxmlformats.org/officeDocument/2006/relationships/comments" Target="comments.xml"/><Relationship Id="rId91" Type="http://schemas.openxmlformats.org/officeDocument/2006/relationships/image" Target="media/image37.png"/><Relationship Id="rId96" Type="http://schemas.openxmlformats.org/officeDocument/2006/relationships/hyperlink" Target="http://desktop.arcgis.com/en/arcmap/latest/tools/data-management-toolbox/copy-raster.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desktop.arcgis.com/en/arcmap/latest/tools/spatial-analyst-toolbox/aggregate.htm" TargetMode="External"/><Relationship Id="rId106" Type="http://schemas.openxmlformats.org/officeDocument/2006/relationships/image" Target="media/image41.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hyperlink" Target="http://desktop.arcgis.com/en/arcmap/10.3/tools/conversion-toolbox/feature-to-raster.htm" TargetMode="External"/><Relationship Id="rId60" Type="http://schemas.openxmlformats.org/officeDocument/2006/relationships/hyperlink" Target="http://desktop.arcgis.com/en/arcmap/latest/tools/data-management-toolbox/calculate-statistics.htm" TargetMode="External"/><Relationship Id="rId65" Type="http://schemas.openxmlformats.org/officeDocument/2006/relationships/hyperlink" Target="http://desktop.arcgis.com/en/arcmap/latest/tools/data-management-toolbox/project-raster.htm" TargetMode="External"/><Relationship Id="rId73" Type="http://schemas.openxmlformats.org/officeDocument/2006/relationships/hyperlink" Target="http://desktop.arcgis.com/en/arcmap/10.3/tools/data-management-toolbox/copy-features.htm" TargetMode="External"/><Relationship Id="rId78" Type="http://schemas.openxmlformats.org/officeDocument/2006/relationships/image" Target="media/image33.png"/><Relationship Id="rId81" Type="http://schemas.openxmlformats.org/officeDocument/2006/relationships/hyperlink" Target="http://desktop.arcgis.com/en/arcmap/latest/tools/data-management-toolbox/delete.htm" TargetMode="External"/><Relationship Id="rId86" Type="http://schemas.openxmlformats.org/officeDocument/2006/relationships/image" Target="media/image36.png"/><Relationship Id="rId94" Type="http://schemas.openxmlformats.org/officeDocument/2006/relationships/hyperlink" Target="http://desktop.arcgis.com/en/arcmap/latest/tools/data-management-toolbox/calculate-statistics.htm" TargetMode="External"/><Relationship Id="rId99" Type="http://schemas.openxmlformats.org/officeDocument/2006/relationships/hyperlink" Target="http://desktop.arcgis.com/en/arcmap/latest/tools/data-management-toolbox/project-raster.htm" TargetMode="External"/><Relationship Id="rId101" Type="http://schemas.openxmlformats.org/officeDocument/2006/relationships/hyperlink" Target="http://desktop.arcgis.com/en/arcmap/latest/tools/spatial-analyst-toolbox/h-changing-nodata-cells-to-a-value.htm"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18" Type="http://schemas.openxmlformats.org/officeDocument/2006/relationships/image" Target="media/image5.png"/><Relationship Id="rId39" Type="http://schemas.openxmlformats.org/officeDocument/2006/relationships/image" Target="media/image20.png"/><Relationship Id="rId109" Type="http://schemas.microsoft.com/office/2011/relationships/people" Target="people.xml"/><Relationship Id="rId34" Type="http://schemas.openxmlformats.org/officeDocument/2006/relationships/image" Target="media/image15.png"/><Relationship Id="rId50" Type="http://schemas.openxmlformats.org/officeDocument/2006/relationships/hyperlink" Target="http://desktop.arcgis.com/en/arcmap/10.3/tools/analysis-toolbox/clip.htm" TargetMode="External"/><Relationship Id="rId55" Type="http://schemas.openxmlformats.org/officeDocument/2006/relationships/hyperlink" Target="http://desktop.arcgis.com/en/arcmap/10.3/analyze/arcpy-functions/dataset-properties.htm" TargetMode="External"/><Relationship Id="rId76" Type="http://schemas.openxmlformats.org/officeDocument/2006/relationships/image" Target="media/image32.png"/><Relationship Id="rId97" Type="http://schemas.openxmlformats.org/officeDocument/2006/relationships/hyperlink" Target="http://desktop.arcgis.com/en/arcmap/latest/tools/3d-analyst-toolbox/lookup.htm" TargetMode="External"/><Relationship Id="rId104" Type="http://schemas.openxmlformats.org/officeDocument/2006/relationships/hyperlink" Target="http://desktop.arcgis.com/en/arcmap/latest/tools/geostatistical-analyst-toolbox/extract-values-to-tabl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4B903-4863-4845-A6D1-FC71E4B96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7566DEDB.dotm</Template>
  <TotalTime>1695</TotalTime>
  <Pages>76</Pages>
  <Words>24483</Words>
  <Characters>139555</Characters>
  <Application>Microsoft Office Word</Application>
  <DocSecurity>0</DocSecurity>
  <Lines>1162</Lines>
  <Paragraphs>327</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163711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36</cp:revision>
  <cp:lastPrinted>2016-10-17T04:23:00Z</cp:lastPrinted>
  <dcterms:created xsi:type="dcterms:W3CDTF">2017-04-10T01:54:00Z</dcterms:created>
  <dcterms:modified xsi:type="dcterms:W3CDTF">2017-05-05T03:43:00Z</dcterms:modified>
</cp:coreProperties>
</file>